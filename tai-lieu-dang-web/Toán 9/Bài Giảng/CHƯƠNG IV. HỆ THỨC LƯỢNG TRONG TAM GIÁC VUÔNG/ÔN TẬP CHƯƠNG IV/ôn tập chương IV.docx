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12FD" w14:textId="77777777" w:rsidR="001937AE" w:rsidRPr="007A7E42" w:rsidRDefault="001937AE" w:rsidP="001937AE">
      <w:pPr>
        <w:spacing w:after="0" w:line="276" w:lineRule="auto"/>
        <w:jc w:val="center"/>
        <w:rPr>
          <w:rFonts w:ascii="Cambria Math" w:hAnsi="Cambria Math"/>
          <w:b/>
          <w:noProof/>
        </w:rPr>
      </w:pPr>
      <w:r w:rsidRPr="00661F08">
        <w:rPr>
          <w:rFonts w:ascii="Cambria Math" w:hAnsi="Cambria Math"/>
          <w:b/>
          <w:noProof/>
          <w:sz w:val="32"/>
          <w:szCs w:val="32"/>
        </w:rPr>
        <w:t xml:space="preserve">ÔN TẬP CHƯƠNG </w:t>
      </w:r>
      <w:r>
        <w:rPr>
          <w:rFonts w:ascii="Cambria Math" w:hAnsi="Cambria Math"/>
          <w:b/>
          <w:noProof/>
          <w:sz w:val="32"/>
          <w:szCs w:val="32"/>
        </w:rPr>
        <w:t>TỈ SỐ LƯỢNG GIÁC</w:t>
      </w:r>
    </w:p>
    <w:p w14:paraId="41E42C8E" w14:textId="77777777" w:rsidR="001937AE" w:rsidRPr="007A7E42" w:rsidRDefault="001937AE" w:rsidP="001937AE">
      <w:pPr>
        <w:pStyle w:val="ListParagraph"/>
        <w:numPr>
          <w:ilvl w:val="0"/>
          <w:numId w:val="48"/>
        </w:numPr>
        <w:spacing w:line="259" w:lineRule="auto"/>
        <w:rPr>
          <w:rFonts w:ascii="Cambria Math" w:hAnsi="Cambria Math"/>
          <w:b/>
          <w:noProof/>
          <w:u w:val="single"/>
        </w:rPr>
      </w:pPr>
      <w:r w:rsidRPr="007A7E42">
        <w:rPr>
          <w:rFonts w:ascii="Cambria Math" w:hAnsi="Cambria Math"/>
          <w:b/>
          <w:noProof/>
          <w:u w:val="single"/>
        </w:rPr>
        <w:t xml:space="preserve">BÀI TẬP </w:t>
      </w:r>
      <w:r w:rsidRPr="007A7E42">
        <w:rPr>
          <w:rFonts w:ascii="Cambria Math" w:hAnsi="Cambria Math"/>
          <w:b/>
          <w:noProof/>
          <w:u w:val="single"/>
          <w:rPrChange w:id="0" w:author="Khanh Nguyen" w:date="2021-06-29T15:21:00Z">
            <w:rPr>
              <w:rFonts w:ascii="Cambria Math" w:hAnsi="Cambria Math"/>
              <w:b/>
              <w:noProof/>
            </w:rPr>
          </w:rPrChange>
        </w:rPr>
        <w:t>T</w:t>
      </w:r>
      <w:r w:rsidRPr="007A7E42">
        <w:rPr>
          <w:rFonts w:ascii="Cambria Math" w:hAnsi="Cambria Math"/>
          <w:b/>
          <w:noProof/>
          <w:u w:val="single"/>
        </w:rPr>
        <w:t>RẮC NGHIỆM</w:t>
      </w:r>
    </w:p>
    <w:tbl>
      <w:tblPr>
        <w:tblStyle w:val="TableGrid1"/>
        <w:tblW w:w="109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0"/>
      </w:tblGrid>
      <w:tr w:rsidR="001937AE" w:rsidRPr="007A7E42" w14:paraId="66AB57FB" w14:textId="77777777" w:rsidTr="00FD49F4">
        <w:trPr>
          <w:jc w:val="center"/>
        </w:trPr>
        <w:tc>
          <w:tcPr>
            <w:tcW w:w="10910" w:type="dxa"/>
          </w:tcPr>
          <w:p w14:paraId="698E29B6" w14:textId="77777777" w:rsidR="001937AE" w:rsidRPr="00661F08" w:rsidRDefault="001937AE" w:rsidP="00FD49F4">
            <w:pPr>
              <w:tabs>
                <w:tab w:val="left" w:pos="2268"/>
                <w:tab w:val="left" w:pos="4820"/>
                <w:tab w:val="left" w:pos="7371"/>
              </w:tabs>
              <w:jc w:val="both"/>
              <w:rPr>
                <w:rFonts w:ascii="Palatino Linotype" w:eastAsia="Calibri" w:hAnsi="Palatino Linotype" w:cs="Times New Roman"/>
                <w:sz w:val="24"/>
                <w:szCs w:val="24"/>
                <w:lang w:val="nl-NL"/>
              </w:rPr>
            </w:pPr>
            <w:r w:rsidRPr="007A7E42">
              <w:rPr>
                <w:rFonts w:ascii="Palatino Linotype" w:eastAsia="Calibri" w:hAnsi="Palatino Linotype" w:cs="Times New Roman"/>
                <w:b/>
                <w:bCs/>
                <w:color w:val="0000FF"/>
                <w:sz w:val="24"/>
                <w:szCs w:val="24"/>
                <w:lang w:val="nl-NL"/>
              </w:rPr>
              <w:t>Câu 1</w:t>
            </w:r>
            <w:r w:rsidRPr="007A7E42">
              <w:rPr>
                <w:rFonts w:ascii="Times New Roman" w:hAnsi="Times New Roman" w:cs="Times New Roman"/>
                <w:b/>
                <w:sz w:val="24"/>
                <w:szCs w:val="24"/>
              </w:rPr>
              <w:t xml:space="preserve">. </w:t>
            </w:r>
            <w:r w:rsidRPr="007A7E42">
              <w:rPr>
                <w:rFonts w:ascii="Palatino Linotype" w:eastAsia="Calibri" w:hAnsi="Palatino Linotype" w:cs="Times New Roman"/>
                <w:sz w:val="24"/>
                <w:szCs w:val="24"/>
                <w:lang w:val="nl-NL"/>
              </w:rPr>
              <w:t xml:space="preserve">Cho </w:t>
            </w:r>
            <w:r w:rsidRPr="00661F08">
              <w:rPr>
                <w:rFonts w:asciiTheme="minorHAnsi" w:hAnsiTheme="minorHAnsi"/>
                <w:kern w:val="2"/>
                <w:position w:val="-6"/>
                <w14:ligatures w14:val="standardContextual"/>
              </w:rPr>
              <w:object w:dxaOrig="680" w:dyaOrig="279" w14:anchorId="3D4B61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33.75pt;height:14.25pt" o:ole="">
                  <v:imagedata r:id="rId7" o:title=""/>
                </v:shape>
                <o:OLEObject Type="Embed" ProgID="Equation.DSMT4" ShapeID="_x0000_i1083" DrawAspect="Content" ObjectID="_1847051950" r:id="rId8"/>
              </w:object>
            </w:r>
            <w:r>
              <w:t xml:space="preserve"> </w:t>
            </w:r>
            <w:r w:rsidRPr="007A7E42">
              <w:rPr>
                <w:rFonts w:ascii="Palatino Linotype" w:eastAsia="Calibri" w:hAnsi="Palatino Linotype" w:cs="Times New Roman"/>
                <w:sz w:val="24"/>
                <w:szCs w:val="24"/>
                <w:lang w:val="nl-NL"/>
              </w:rPr>
              <w:t xml:space="preserve">vuông tại </w:t>
            </w:r>
            <w:r w:rsidRPr="00025957">
              <w:rPr>
                <w:rFonts w:asciiTheme="minorHAnsi" w:hAnsiTheme="minorHAnsi"/>
                <w:kern w:val="2"/>
                <w:position w:val="-4"/>
                <w14:ligatures w14:val="standardContextual"/>
              </w:rPr>
              <w:object w:dxaOrig="240" w:dyaOrig="260" w14:anchorId="0FEA27E1">
                <v:shape id="_x0000_i1084" type="#_x0000_t75" style="width:12pt;height:12.75pt" o:ole="">
                  <v:imagedata r:id="rId9" o:title=""/>
                </v:shape>
                <o:OLEObject Type="Embed" ProgID="Equation.DSMT4" ShapeID="_x0000_i1084" DrawAspect="Content" ObjectID="_1847051951" r:id="rId10"/>
              </w:object>
            </w:r>
            <w:r>
              <w:t xml:space="preserve">. </w:t>
            </w:r>
            <w:r w:rsidRPr="007A7E42">
              <w:rPr>
                <w:rFonts w:ascii="Palatino Linotype" w:eastAsia="Calibri" w:hAnsi="Palatino Linotype" w:cs="Times New Roman"/>
                <w:sz w:val="24"/>
                <w:szCs w:val="24"/>
                <w:lang w:val="nl-NL"/>
              </w:rPr>
              <w:t xml:space="preserve"> Khẳng định sai là?</w:t>
            </w:r>
          </w:p>
          <w:p w14:paraId="0DE31B10" w14:textId="77777777" w:rsidR="001937AE" w:rsidRPr="007A7E42" w:rsidRDefault="001937AE" w:rsidP="00FD49F4">
            <w:pPr>
              <w:tabs>
                <w:tab w:val="left" w:pos="4050"/>
              </w:tabs>
              <w:spacing w:before="120" w:after="120" w:line="276" w:lineRule="auto"/>
              <w:rPr>
                <w:rFonts w:ascii="Times New Roman" w:hAnsi="Times New Roman" w:cs="Times New Roman"/>
                <w:b/>
                <w:color w:val="44546A" w:themeColor="text2"/>
                <w:kern w:val="2"/>
                <w:sz w:val="24"/>
                <w:szCs w:val="24"/>
                <w14:ligatures w14:val="standardContextual"/>
              </w:rPr>
            </w:pPr>
            <w:r w:rsidRPr="007A7E42">
              <w:rPr>
                <w:rFonts w:ascii="Times New Roman" w:hAnsi="Times New Roman" w:cs="Times New Roman"/>
                <w:b/>
                <w:color w:val="44546A" w:themeColor="text2"/>
                <w:sz w:val="24"/>
                <w:szCs w:val="24"/>
              </w:rPr>
              <w:t xml:space="preserve">A. </w:t>
            </w:r>
            <w:r w:rsidRPr="00661F08">
              <w:rPr>
                <w:rFonts w:asciiTheme="minorHAnsi" w:hAnsiTheme="minorHAnsi"/>
                <w:kern w:val="2"/>
                <w:position w:val="-24"/>
                <w14:ligatures w14:val="standardContextual"/>
              </w:rPr>
              <w:object w:dxaOrig="1240" w:dyaOrig="620" w14:anchorId="2508AB6C">
                <v:shape id="_x0000_i1085" type="#_x0000_t75" style="width:62.25pt;height:30.75pt" o:ole="">
                  <v:imagedata r:id="rId11" o:title=""/>
                </v:shape>
                <o:OLEObject Type="Embed" ProgID="Equation.DSMT4" ShapeID="_x0000_i1085" DrawAspect="Content" ObjectID="_1847051952" r:id="rId12"/>
              </w:object>
            </w:r>
            <w:r w:rsidRPr="007A7E42">
              <w:rPr>
                <w:rFonts w:ascii="Times New Roman" w:hAnsi="Times New Roman" w:cs="Times New Roman"/>
                <w:sz w:val="24"/>
                <w:szCs w:val="24"/>
              </w:rPr>
              <w:t xml:space="preserve">                </w:t>
            </w:r>
            <w:r w:rsidRPr="007A7E42">
              <w:rPr>
                <w:rFonts w:ascii="Times New Roman" w:hAnsi="Times New Roman" w:cs="Times New Roman"/>
                <w:b/>
                <w:color w:val="44546A" w:themeColor="text2"/>
                <w:sz w:val="24"/>
                <w:szCs w:val="24"/>
              </w:rPr>
              <w:t xml:space="preserve">B. </w:t>
            </w:r>
            <w:r w:rsidRPr="00661F08">
              <w:rPr>
                <w:rFonts w:asciiTheme="minorHAnsi" w:hAnsiTheme="minorHAnsi"/>
                <w:kern w:val="2"/>
                <w:position w:val="-24"/>
                <w14:ligatures w14:val="standardContextual"/>
              </w:rPr>
              <w:object w:dxaOrig="1260" w:dyaOrig="620" w14:anchorId="58A5090D">
                <v:shape id="_x0000_i1086" type="#_x0000_t75" style="width:63pt;height:30.75pt" o:ole="">
                  <v:imagedata r:id="rId13" o:title=""/>
                </v:shape>
                <o:OLEObject Type="Embed" ProgID="Equation.DSMT4" ShapeID="_x0000_i1086" DrawAspect="Content" ObjectID="_1847051953" r:id="rId14"/>
              </w:object>
            </w:r>
            <w:r w:rsidRPr="007A7E42">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A7E42">
              <w:rPr>
                <w:rFonts w:ascii="Times New Roman" w:hAnsi="Times New Roman" w:cs="Times New Roman"/>
                <w:b/>
                <w:color w:val="44546A" w:themeColor="text2"/>
                <w:sz w:val="24"/>
                <w:szCs w:val="24"/>
              </w:rPr>
              <w:t xml:space="preserve">C. </w:t>
            </w:r>
            <w:r w:rsidRPr="00661F08">
              <w:rPr>
                <w:rFonts w:asciiTheme="minorHAnsi" w:hAnsiTheme="minorHAnsi"/>
                <w:kern w:val="2"/>
                <w:position w:val="-6"/>
                <w14:ligatures w14:val="standardContextual"/>
              </w:rPr>
              <w:object w:dxaOrig="1359" w:dyaOrig="279" w14:anchorId="4E59281D">
                <v:shape id="_x0000_i1087" type="#_x0000_t75" style="width:68.25pt;height:14.25pt" o:ole="">
                  <v:imagedata r:id="rId15" o:title=""/>
                </v:shape>
                <o:OLEObject Type="Embed" ProgID="Equation.DSMT4" ShapeID="_x0000_i1087" DrawAspect="Content" ObjectID="_1847051954" r:id="rId16"/>
              </w:object>
            </w:r>
            <w:r w:rsidRPr="007A7E42">
              <w:rPr>
                <w:rFonts w:ascii="Times New Roman" w:hAnsi="Times New Roman" w:cs="Times New Roman"/>
                <w:sz w:val="24"/>
                <w:szCs w:val="24"/>
              </w:rPr>
              <w:t xml:space="preserve"> </w:t>
            </w:r>
            <w:r w:rsidRPr="007A7E42">
              <w:rPr>
                <w:rFonts w:ascii="Times New Roman" w:hAnsi="Times New Roman" w:cs="Times New Roman"/>
                <w:sz w:val="24"/>
                <w:szCs w:val="24"/>
              </w:rPr>
              <w:tab/>
              <w:t xml:space="preserve">            </w:t>
            </w:r>
            <w:r w:rsidRPr="007A7E42">
              <w:rPr>
                <w:rFonts w:ascii="Times New Roman" w:hAnsi="Times New Roman" w:cs="Times New Roman"/>
                <w:b/>
                <w:color w:val="44546A" w:themeColor="text2"/>
                <w:sz w:val="24"/>
                <w:szCs w:val="24"/>
              </w:rPr>
              <w:t xml:space="preserve">D. </w:t>
            </w:r>
            <w:r w:rsidRPr="00661F08">
              <w:rPr>
                <w:rFonts w:asciiTheme="minorHAnsi" w:hAnsiTheme="minorHAnsi"/>
                <w:kern w:val="2"/>
                <w:position w:val="-24"/>
                <w14:ligatures w14:val="standardContextual"/>
              </w:rPr>
              <w:object w:dxaOrig="1280" w:dyaOrig="620" w14:anchorId="4D64CC0F">
                <v:shape id="_x0000_i1088" type="#_x0000_t75" style="width:63.75pt;height:30.75pt" o:ole="">
                  <v:imagedata r:id="rId17" o:title=""/>
                </v:shape>
                <o:OLEObject Type="Embed" ProgID="Equation.DSMT4" ShapeID="_x0000_i1088" DrawAspect="Content" ObjectID="_1847051955" r:id="rId18"/>
              </w:object>
            </w:r>
          </w:p>
          <w:p w14:paraId="5C91F686" w14:textId="77777777" w:rsidR="001937AE" w:rsidRPr="00661F08" w:rsidRDefault="001937AE" w:rsidP="00FD49F4">
            <w:pPr>
              <w:tabs>
                <w:tab w:val="left" w:pos="4050"/>
              </w:tabs>
              <w:spacing w:before="120" w:after="120" w:line="276" w:lineRule="auto"/>
              <w:rPr>
                <w:rFonts w:ascii="Palatino Linotype" w:eastAsia="Calibri" w:hAnsi="Palatino Linotype" w:cs="Times New Roman"/>
                <w:sz w:val="24"/>
                <w:szCs w:val="24"/>
                <w:lang w:val="nl-NL"/>
              </w:rPr>
            </w:pPr>
            <w:r w:rsidRPr="007A7E42">
              <w:rPr>
                <w:rFonts w:ascii="Palatino Linotype" w:eastAsia="Calibri" w:hAnsi="Palatino Linotype" w:cs="Times New Roman"/>
                <w:b/>
                <w:bCs/>
                <w:color w:val="0000FF"/>
                <w:sz w:val="24"/>
                <w:szCs w:val="24"/>
                <w:lang w:val="nl-NL"/>
              </w:rPr>
              <w:t>Câu 2:</w:t>
            </w:r>
            <w:r w:rsidRPr="007A7E42">
              <w:rPr>
                <w:rFonts w:ascii="Palatino Linotype" w:eastAsia="Calibri" w:hAnsi="Palatino Linotype" w:cs="Times New Roman"/>
                <w:color w:val="0000FF"/>
                <w:sz w:val="24"/>
                <w:szCs w:val="24"/>
                <w:lang w:val="nl-NL"/>
              </w:rPr>
              <w:t xml:space="preserve"> </w:t>
            </w:r>
            <w:r w:rsidRPr="007A7E42">
              <w:rPr>
                <w:rFonts w:ascii="Palatino Linotype" w:eastAsia="Calibri" w:hAnsi="Palatino Linotype" w:cs="Times New Roman"/>
                <w:sz w:val="24"/>
                <w:szCs w:val="24"/>
                <w:lang w:val="nl-NL"/>
              </w:rPr>
              <w:t xml:space="preserve">Cho </w:t>
            </w:r>
            <w:r w:rsidRPr="00661F08">
              <w:rPr>
                <w:rFonts w:asciiTheme="minorHAnsi" w:hAnsiTheme="minorHAnsi"/>
                <w:kern w:val="2"/>
                <w:position w:val="-6"/>
                <w14:ligatures w14:val="standardContextual"/>
              </w:rPr>
              <w:object w:dxaOrig="680" w:dyaOrig="279" w14:anchorId="2EF52807">
                <v:shape id="_x0000_i1089" type="#_x0000_t75" style="width:33.75pt;height:14.25pt" o:ole="">
                  <v:imagedata r:id="rId19" o:title=""/>
                </v:shape>
                <o:OLEObject Type="Embed" ProgID="Equation.DSMT4" ShapeID="_x0000_i1089" DrawAspect="Content" ObjectID="_1847051956" r:id="rId20"/>
              </w:object>
            </w:r>
            <w:r>
              <w:t xml:space="preserve"> </w:t>
            </w:r>
            <w:r w:rsidRPr="007A7E42">
              <w:rPr>
                <w:rFonts w:ascii="Palatino Linotype" w:eastAsia="Calibri" w:hAnsi="Palatino Linotype" w:cs="Times New Roman"/>
                <w:sz w:val="24"/>
                <w:szCs w:val="24"/>
                <w:lang w:val="nl-NL"/>
              </w:rPr>
              <w:t xml:space="preserve">vuông tại </w:t>
            </w:r>
            <w:r w:rsidRPr="00025957">
              <w:rPr>
                <w:rFonts w:asciiTheme="minorHAnsi" w:hAnsiTheme="minorHAnsi"/>
                <w:kern w:val="2"/>
                <w:position w:val="-4"/>
                <w14:ligatures w14:val="standardContextual"/>
              </w:rPr>
              <w:object w:dxaOrig="240" w:dyaOrig="260" w14:anchorId="0E0D6073">
                <v:shape id="_x0000_i1090" type="#_x0000_t75" style="width:12pt;height:12.75pt" o:ole="">
                  <v:imagedata r:id="rId21" o:title=""/>
                </v:shape>
                <o:OLEObject Type="Embed" ProgID="Equation.DSMT4" ShapeID="_x0000_i1090" DrawAspect="Content" ObjectID="_1847051957" r:id="rId22"/>
              </w:object>
            </w:r>
            <w:r w:rsidRPr="007A7E42">
              <w:rPr>
                <w:rFonts w:ascii="Palatino Linotype" w:eastAsia="Calibri" w:hAnsi="Palatino Linotype" w:cs="Times New Roman"/>
                <w:sz w:val="24"/>
                <w:szCs w:val="24"/>
                <w:lang w:val="nl-NL"/>
              </w:rPr>
              <w:t>,</w:t>
            </w:r>
            <w:r>
              <w:rPr>
                <w:rFonts w:ascii="Palatino Linotype" w:eastAsia="Calibri" w:hAnsi="Palatino Linotype" w:cs="Times New Roman"/>
                <w:sz w:val="24"/>
                <w:szCs w:val="24"/>
                <w:lang w:val="nl-NL"/>
              </w:rPr>
              <w:t xml:space="preserve"> </w:t>
            </w:r>
            <w:r w:rsidRPr="00661F08">
              <w:rPr>
                <w:rFonts w:asciiTheme="minorHAnsi" w:hAnsiTheme="minorHAnsi"/>
                <w:kern w:val="2"/>
                <w:position w:val="-10"/>
                <w14:ligatures w14:val="standardContextual"/>
              </w:rPr>
              <w:object w:dxaOrig="1740" w:dyaOrig="380" w14:anchorId="3239CF54">
                <v:shape id="_x0000_i1091" type="#_x0000_t75" style="width:87pt;height:18.75pt" o:ole="">
                  <v:imagedata r:id="rId23" o:title=""/>
                </v:shape>
                <o:OLEObject Type="Embed" ProgID="Equation.DSMT4" ShapeID="_x0000_i1091" DrawAspect="Content" ObjectID="_1847051958" r:id="rId24"/>
              </w:object>
            </w:r>
            <w:r w:rsidRPr="007A7E42">
              <w:rPr>
                <w:rFonts w:ascii="Palatino Linotype" w:eastAsia="Calibri" w:hAnsi="Palatino Linotype" w:cs="Times New Roman"/>
                <w:sz w:val="24"/>
                <w:szCs w:val="24"/>
                <w:lang w:val="nl-NL"/>
              </w:rPr>
              <w:t xml:space="preserve"> Biết </w:t>
            </w:r>
            <w:r w:rsidRPr="00661F08">
              <w:rPr>
                <w:rFonts w:asciiTheme="minorHAnsi" w:hAnsiTheme="minorHAnsi"/>
                <w:kern w:val="2"/>
                <w:position w:val="-24"/>
                <w14:ligatures w14:val="standardContextual"/>
              </w:rPr>
              <w:object w:dxaOrig="1040" w:dyaOrig="620" w14:anchorId="6ED3A227">
                <v:shape id="_x0000_i1092" type="#_x0000_t75" style="width:51.75pt;height:30.75pt" o:ole="">
                  <v:imagedata r:id="rId25" o:title=""/>
                </v:shape>
                <o:OLEObject Type="Embed" ProgID="Equation.DSMT4" ShapeID="_x0000_i1092" DrawAspect="Content" ObjectID="_1847051959" r:id="rId26"/>
              </w:object>
            </w:r>
            <w:r w:rsidRPr="007A7E42">
              <w:rPr>
                <w:rFonts w:ascii="Palatino Linotype" w:eastAsia="Calibri" w:hAnsi="Palatino Linotype" w:cs="Times New Roman"/>
                <w:sz w:val="24"/>
                <w:szCs w:val="24"/>
                <w:lang w:val="nl-NL"/>
              </w:rPr>
              <w:t xml:space="preserve">. </w:t>
            </w:r>
            <w:r w:rsidRPr="007A7E42">
              <w:rPr>
                <w:rFonts w:ascii="Palatino Linotype" w:eastAsia="Calibri" w:hAnsi="Palatino Linotype" w:cs="Times New Roman"/>
                <w:sz w:val="24"/>
                <w:szCs w:val="24"/>
              </w:rPr>
              <w:t>Độ dài cạn</w:t>
            </w:r>
            <w:r>
              <w:rPr>
                <w:rFonts w:ascii="Palatino Linotype" w:eastAsia="Calibri" w:hAnsi="Palatino Linotype" w:cs="Times New Roman"/>
                <w:sz w:val="24"/>
                <w:szCs w:val="24"/>
              </w:rPr>
              <w:t xml:space="preserve">h AC, BC </w:t>
            </w:r>
            <w:r w:rsidRPr="007A7E42">
              <w:rPr>
                <w:rFonts w:ascii="Palatino Linotype" w:eastAsia="Calibri" w:hAnsi="Palatino Linotype" w:cs="Times New Roman"/>
                <w:sz w:val="24"/>
                <w:szCs w:val="24"/>
              </w:rPr>
              <w:t>lần lượt là?</w:t>
            </w:r>
          </w:p>
        </w:tc>
      </w:tr>
      <w:tr w:rsidR="001937AE" w:rsidRPr="007A7E42" w14:paraId="02221B93" w14:textId="77777777" w:rsidTr="00FD49F4">
        <w:trPr>
          <w:jc w:val="center"/>
        </w:trPr>
        <w:tc>
          <w:tcPr>
            <w:tcW w:w="10910" w:type="dxa"/>
          </w:tcPr>
          <w:p w14:paraId="565B2833" w14:textId="77777777" w:rsidR="001937AE" w:rsidRPr="007A7E42" w:rsidRDefault="001937AE" w:rsidP="00FD49F4">
            <w:pPr>
              <w:tabs>
                <w:tab w:val="left" w:pos="4050"/>
              </w:tabs>
              <w:spacing w:before="120" w:after="120" w:line="276" w:lineRule="auto"/>
              <w:rPr>
                <w:rFonts w:ascii="Palatino Linotype" w:eastAsia="Calibri" w:hAnsi="Palatino Linotype" w:cs="Times New Roman"/>
                <w:sz w:val="24"/>
                <w:szCs w:val="24"/>
                <w:lang w:val="pt-BR"/>
              </w:rPr>
            </w:pPr>
            <w:r w:rsidRPr="007A7E42">
              <w:rPr>
                <w:rFonts w:ascii="Palatino Linotype" w:eastAsia="Calibri" w:hAnsi="Palatino Linotype" w:cs="Times New Roman"/>
                <w:sz w:val="24"/>
                <w:szCs w:val="24"/>
                <w:lang w:val="pt-BR"/>
              </w:rPr>
              <w:t xml:space="preserve">A. </w:t>
            </w:r>
            <w:r w:rsidRPr="00661F08">
              <w:rPr>
                <w:rFonts w:asciiTheme="minorHAnsi" w:hAnsiTheme="minorHAnsi"/>
                <w:kern w:val="2"/>
                <w:position w:val="-24"/>
                <w14:ligatures w14:val="standardContextual"/>
              </w:rPr>
              <w:object w:dxaOrig="240" w:dyaOrig="620" w14:anchorId="4800ADCD">
                <v:shape id="_x0000_i1093" type="#_x0000_t75" style="width:12pt;height:30.75pt" o:ole="">
                  <v:imagedata r:id="rId27" o:title=""/>
                </v:shape>
                <o:OLEObject Type="Embed" ProgID="Equation.DSMT4" ShapeID="_x0000_i1093" DrawAspect="Content" ObjectID="_1847051960" r:id="rId28"/>
              </w:object>
            </w:r>
            <w:r w:rsidRPr="007A7E42">
              <w:rPr>
                <w:rFonts w:ascii="Palatino Linotype" w:eastAsia="Calibri" w:hAnsi="Palatino Linotype" w:cs="Times New Roman"/>
                <w:sz w:val="24"/>
                <w:szCs w:val="24"/>
                <w:lang w:val="pt-BR"/>
              </w:rPr>
              <w:t xml:space="preserve"> và </w:t>
            </w:r>
            <w:r w:rsidRPr="00661F08">
              <w:rPr>
                <w:rFonts w:asciiTheme="minorHAnsi" w:hAnsiTheme="minorHAnsi"/>
                <w:kern w:val="2"/>
                <w:position w:val="-24"/>
                <w14:ligatures w14:val="standardContextual"/>
              </w:rPr>
              <w:object w:dxaOrig="320" w:dyaOrig="620" w14:anchorId="5D186039">
                <v:shape id="_x0000_i1094" type="#_x0000_t75" style="width:15.75pt;height:30.75pt" o:ole="">
                  <v:imagedata r:id="rId29" o:title=""/>
                </v:shape>
                <o:OLEObject Type="Embed" ProgID="Equation.DSMT4" ShapeID="_x0000_i1094" DrawAspect="Content" ObjectID="_1847051961" r:id="rId30"/>
              </w:object>
            </w:r>
            <w:r>
              <w:t xml:space="preserve">                        </w:t>
            </w:r>
            <w:r w:rsidRPr="007A7E42">
              <w:rPr>
                <w:rFonts w:ascii="Palatino Linotype" w:eastAsia="Calibri" w:hAnsi="Palatino Linotype" w:cs="Times New Roman"/>
                <w:sz w:val="24"/>
                <w:szCs w:val="24"/>
                <w:lang w:val="pt-BR"/>
              </w:rPr>
              <w:t xml:space="preserve">B. </w:t>
            </w:r>
            <w:r w:rsidRPr="00661F08">
              <w:rPr>
                <w:rFonts w:asciiTheme="minorHAnsi" w:hAnsiTheme="minorHAnsi"/>
                <w:kern w:val="2"/>
                <w:position w:val="-24"/>
                <w14:ligatures w14:val="standardContextual"/>
              </w:rPr>
              <w:object w:dxaOrig="240" w:dyaOrig="620" w14:anchorId="0B3040E1">
                <v:shape id="_x0000_i1095" type="#_x0000_t75" style="width:12pt;height:30.75pt" o:ole="">
                  <v:imagedata r:id="rId31" o:title=""/>
                </v:shape>
                <o:OLEObject Type="Embed" ProgID="Equation.DSMT4" ShapeID="_x0000_i1095" DrawAspect="Content" ObjectID="_1847051962" r:id="rId32"/>
              </w:object>
            </w:r>
            <w:r w:rsidRPr="007A7E42">
              <w:rPr>
                <w:rFonts w:ascii="Palatino Linotype" w:eastAsia="Calibri" w:hAnsi="Palatino Linotype" w:cs="Times New Roman"/>
                <w:sz w:val="24"/>
                <w:szCs w:val="24"/>
                <w:lang w:val="pt-BR"/>
              </w:rPr>
              <w:t xml:space="preserve"> và </w:t>
            </w:r>
            <w:r w:rsidRPr="00661F08">
              <w:rPr>
                <w:rFonts w:asciiTheme="minorHAnsi" w:hAnsiTheme="minorHAnsi"/>
                <w:kern w:val="2"/>
                <w:position w:val="-24"/>
                <w14:ligatures w14:val="standardContextual"/>
              </w:rPr>
              <w:object w:dxaOrig="320" w:dyaOrig="620" w14:anchorId="5535A6DE">
                <v:shape id="_x0000_i1096" type="#_x0000_t75" style="width:15.75pt;height:30.75pt" o:ole="">
                  <v:imagedata r:id="rId33" o:title=""/>
                </v:shape>
                <o:OLEObject Type="Embed" ProgID="Equation.DSMT4" ShapeID="_x0000_i1096" DrawAspect="Content" ObjectID="_1847051963" r:id="rId34"/>
              </w:object>
            </w:r>
            <w:r w:rsidRPr="007A7E42">
              <w:rPr>
                <w:rFonts w:ascii="Palatino Linotype" w:eastAsia="Calibri" w:hAnsi="Palatino Linotype" w:cs="Times New Roman"/>
                <w:sz w:val="24"/>
                <w:szCs w:val="24"/>
                <w:lang w:val="pt-BR"/>
              </w:rPr>
              <w:t xml:space="preserve">                   </w:t>
            </w:r>
            <w:r>
              <w:rPr>
                <w:rFonts w:ascii="Palatino Linotype" w:eastAsia="Calibri" w:hAnsi="Palatino Linotype" w:cs="Times New Roman"/>
                <w:sz w:val="24"/>
                <w:szCs w:val="24"/>
                <w:lang w:val="pt-BR"/>
              </w:rPr>
              <w:t xml:space="preserve">         </w:t>
            </w:r>
            <w:r w:rsidRPr="007A7E42">
              <w:rPr>
                <w:rFonts w:ascii="Palatino Linotype" w:eastAsia="Calibri" w:hAnsi="Palatino Linotype" w:cs="Times New Roman"/>
                <w:sz w:val="24"/>
                <w:szCs w:val="24"/>
                <w:lang w:val="pt-BR"/>
              </w:rPr>
              <w:t xml:space="preserve">C. </w:t>
            </w:r>
            <w:r w:rsidRPr="00661F08">
              <w:rPr>
                <w:rFonts w:asciiTheme="minorHAnsi" w:hAnsiTheme="minorHAnsi"/>
                <w:kern w:val="2"/>
                <w:position w:val="-24"/>
                <w14:ligatures w14:val="standardContextual"/>
              </w:rPr>
              <w:object w:dxaOrig="320" w:dyaOrig="620" w14:anchorId="064F7628">
                <v:shape id="_x0000_i1097" type="#_x0000_t75" style="width:15.75pt;height:30.75pt" o:ole="">
                  <v:imagedata r:id="rId35" o:title=""/>
                </v:shape>
                <o:OLEObject Type="Embed" ProgID="Equation.DSMT4" ShapeID="_x0000_i1097" DrawAspect="Content" ObjectID="_1847051964" r:id="rId36"/>
              </w:object>
            </w:r>
            <w:r w:rsidRPr="007A7E42">
              <w:rPr>
                <w:rFonts w:ascii="Palatino Linotype" w:eastAsia="Calibri" w:hAnsi="Palatino Linotype" w:cs="Times New Roman"/>
                <w:sz w:val="24"/>
                <w:szCs w:val="24"/>
                <w:lang w:val="pt-BR"/>
              </w:rPr>
              <w:t xml:space="preserve">và </w:t>
            </w:r>
            <w:r w:rsidRPr="00661F08">
              <w:rPr>
                <w:rFonts w:asciiTheme="minorHAnsi" w:hAnsiTheme="minorHAnsi"/>
                <w:kern w:val="2"/>
                <w:position w:val="-24"/>
                <w14:ligatures w14:val="standardContextual"/>
              </w:rPr>
              <w:object w:dxaOrig="240" w:dyaOrig="620" w14:anchorId="31749866">
                <v:shape id="_x0000_i1098" type="#_x0000_t75" style="width:12pt;height:30.75pt" o:ole="">
                  <v:imagedata r:id="rId37" o:title=""/>
                </v:shape>
                <o:OLEObject Type="Embed" ProgID="Equation.DSMT4" ShapeID="_x0000_i1098" DrawAspect="Content" ObjectID="_1847051965" r:id="rId38"/>
              </w:object>
            </w:r>
            <w:r>
              <w:t xml:space="preserve">                            </w:t>
            </w:r>
            <w:r w:rsidRPr="007A7E42">
              <w:rPr>
                <w:rFonts w:ascii="Palatino Linotype" w:eastAsia="Calibri" w:hAnsi="Palatino Linotype" w:cs="Times New Roman"/>
                <w:sz w:val="24"/>
                <w:szCs w:val="24"/>
                <w:lang w:val="pt-BR"/>
              </w:rPr>
              <w:t xml:space="preserve">D. </w:t>
            </w:r>
            <w:r w:rsidRPr="00661F08">
              <w:rPr>
                <w:rFonts w:asciiTheme="minorHAnsi" w:hAnsiTheme="minorHAnsi"/>
                <w:kern w:val="2"/>
                <w:position w:val="-24"/>
                <w14:ligatures w14:val="standardContextual"/>
              </w:rPr>
              <w:object w:dxaOrig="320" w:dyaOrig="620" w14:anchorId="61075FEA">
                <v:shape id="_x0000_i1099" type="#_x0000_t75" style="width:15.75pt;height:30.75pt" o:ole="">
                  <v:imagedata r:id="rId39" o:title=""/>
                </v:shape>
                <o:OLEObject Type="Embed" ProgID="Equation.DSMT4" ShapeID="_x0000_i1099" DrawAspect="Content" ObjectID="_1847051966" r:id="rId40"/>
              </w:object>
            </w:r>
            <w:r w:rsidRPr="007A7E42">
              <w:rPr>
                <w:rFonts w:ascii="Palatino Linotype" w:eastAsia="Calibri" w:hAnsi="Palatino Linotype" w:cs="Times New Roman"/>
                <w:sz w:val="24"/>
                <w:szCs w:val="24"/>
                <w:lang w:val="pt-BR"/>
              </w:rPr>
              <w:t xml:space="preserve">và </w:t>
            </w:r>
            <w:r w:rsidRPr="00661F08">
              <w:rPr>
                <w:rFonts w:asciiTheme="minorHAnsi" w:hAnsiTheme="minorHAnsi"/>
                <w:kern w:val="2"/>
                <w:position w:val="-24"/>
                <w14:ligatures w14:val="standardContextual"/>
              </w:rPr>
              <w:object w:dxaOrig="240" w:dyaOrig="620" w14:anchorId="72F76C32">
                <v:shape id="_x0000_i1100" type="#_x0000_t75" style="width:12pt;height:30.75pt" o:ole="">
                  <v:imagedata r:id="rId41" o:title=""/>
                </v:shape>
                <o:OLEObject Type="Embed" ProgID="Equation.DSMT4" ShapeID="_x0000_i1100" DrawAspect="Content" ObjectID="_1847051967" r:id="rId42"/>
              </w:object>
            </w:r>
          </w:p>
        </w:tc>
      </w:tr>
      <w:tr w:rsidR="001937AE" w:rsidRPr="007A7E42" w14:paraId="1F3801BE" w14:textId="77777777" w:rsidTr="00FD49F4">
        <w:trPr>
          <w:jc w:val="center"/>
        </w:trPr>
        <w:tc>
          <w:tcPr>
            <w:tcW w:w="10910" w:type="dxa"/>
          </w:tcPr>
          <w:p w14:paraId="71889138" w14:textId="77777777" w:rsidR="001937AE" w:rsidRPr="007A7E42" w:rsidRDefault="001937AE" w:rsidP="00FD49F4">
            <w:pPr>
              <w:tabs>
                <w:tab w:val="left" w:pos="4050"/>
              </w:tabs>
              <w:spacing w:before="120" w:after="120" w:line="276" w:lineRule="auto"/>
              <w:rPr>
                <w:rFonts w:ascii="Palatino Linotype" w:eastAsia="Calibri" w:hAnsi="Palatino Linotype" w:cs="Times New Roman"/>
                <w:sz w:val="24"/>
                <w:szCs w:val="24"/>
              </w:rPr>
            </w:pPr>
            <w:r w:rsidRPr="007A7E42">
              <w:rPr>
                <w:rFonts w:ascii="Palatino Linotype" w:eastAsia="Calibri" w:hAnsi="Palatino Linotype" w:cs="Times New Roman"/>
                <w:b/>
                <w:bCs/>
                <w:color w:val="0000FF"/>
                <w:sz w:val="24"/>
                <w:szCs w:val="24"/>
              </w:rPr>
              <w:t>Câu 3:</w:t>
            </w:r>
            <w:r w:rsidRPr="007A7E42">
              <w:rPr>
                <w:rFonts w:ascii="Palatino Linotype" w:eastAsia="Calibri" w:hAnsi="Palatino Linotype" w:cs="Times New Roman"/>
                <w:color w:val="0000FF"/>
                <w:sz w:val="24"/>
                <w:szCs w:val="24"/>
              </w:rPr>
              <w:t xml:space="preserve"> </w:t>
            </w:r>
            <w:r w:rsidRPr="007A7E42">
              <w:rPr>
                <w:rFonts w:ascii="Palatino Linotype" w:eastAsia="Calibri" w:hAnsi="Palatino Linotype" w:cs="Times New Roman"/>
                <w:sz w:val="24"/>
                <w:szCs w:val="24"/>
              </w:rPr>
              <w:t xml:space="preserve">Cho </w:t>
            </w:r>
            <w:r w:rsidRPr="00661F08">
              <w:rPr>
                <w:rFonts w:asciiTheme="minorHAnsi" w:hAnsiTheme="minorHAnsi"/>
                <w:kern w:val="2"/>
                <w:position w:val="-10"/>
                <w14:ligatures w14:val="standardContextual"/>
              </w:rPr>
              <w:object w:dxaOrig="720" w:dyaOrig="320" w14:anchorId="18FEB25A">
                <v:shape id="_x0000_i1101" type="#_x0000_t75" style="width:36pt;height:15.75pt" o:ole="">
                  <v:imagedata r:id="rId43" o:title=""/>
                </v:shape>
                <o:OLEObject Type="Embed" ProgID="Equation.DSMT4" ShapeID="_x0000_i1101" DrawAspect="Content" ObjectID="_1847051968" r:id="rId44"/>
              </w:object>
            </w:r>
            <w:r>
              <w:t xml:space="preserve"> </w:t>
            </w:r>
            <w:r w:rsidRPr="007A7E42">
              <w:rPr>
                <w:rFonts w:ascii="Palatino Linotype" w:eastAsia="Calibri" w:hAnsi="Palatino Linotype" w:cs="Times New Roman"/>
                <w:sz w:val="24"/>
                <w:szCs w:val="24"/>
              </w:rPr>
              <w:t xml:space="preserve">có </w:t>
            </w:r>
            <w:r w:rsidRPr="00661F08">
              <w:rPr>
                <w:rFonts w:asciiTheme="minorHAnsi" w:hAnsiTheme="minorHAnsi"/>
                <w:kern w:val="2"/>
                <w:position w:val="-10"/>
                <w14:ligatures w14:val="standardContextual"/>
              </w:rPr>
              <w:object w:dxaOrig="2439" w:dyaOrig="320" w14:anchorId="7E0CE7A8">
                <v:shape id="_x0000_i1102" type="#_x0000_t75" style="width:122.25pt;height:15.75pt" o:ole="">
                  <v:imagedata r:id="rId45" o:title=""/>
                </v:shape>
                <o:OLEObject Type="Embed" ProgID="Equation.DSMT4" ShapeID="_x0000_i1102" DrawAspect="Content" ObjectID="_1847051969" r:id="rId46"/>
              </w:object>
            </w:r>
            <w:r w:rsidRPr="007A7E42">
              <w:rPr>
                <w:rFonts w:ascii="Palatino Linotype" w:eastAsia="Calibri" w:hAnsi="Palatino Linotype" w:cs="Times New Roman"/>
                <w:sz w:val="24"/>
                <w:szCs w:val="24"/>
              </w:rPr>
              <w:t xml:space="preserve">. Số đo các góc của </w:t>
            </w:r>
            <w:r w:rsidRPr="00661F08">
              <w:rPr>
                <w:rFonts w:asciiTheme="minorHAnsi" w:hAnsiTheme="minorHAnsi"/>
                <w:kern w:val="2"/>
                <w:position w:val="-10"/>
                <w14:ligatures w14:val="standardContextual"/>
              </w:rPr>
              <w:object w:dxaOrig="720" w:dyaOrig="320" w14:anchorId="50200460">
                <v:shape id="_x0000_i1103" type="#_x0000_t75" style="width:36pt;height:15.75pt" o:ole="">
                  <v:imagedata r:id="rId47" o:title=""/>
                </v:shape>
                <o:OLEObject Type="Embed" ProgID="Equation.DSMT4" ShapeID="_x0000_i1103" DrawAspect="Content" ObjectID="_1847051970" r:id="rId48"/>
              </w:object>
            </w:r>
            <w:r w:rsidRPr="007A7E42">
              <w:rPr>
                <w:rFonts w:ascii="Palatino Linotype" w:eastAsia="Calibri" w:hAnsi="Palatino Linotype" w:cs="Times New Roman"/>
                <w:sz w:val="24"/>
                <w:szCs w:val="24"/>
              </w:rPr>
              <w:t>lần lượt là? (làm tròn kết quả đến độ)</w:t>
            </w:r>
          </w:p>
        </w:tc>
      </w:tr>
      <w:tr w:rsidR="001937AE" w:rsidRPr="007A7E42" w14:paraId="3B303EE0" w14:textId="77777777" w:rsidTr="00FD49F4">
        <w:trPr>
          <w:jc w:val="center"/>
        </w:trPr>
        <w:tc>
          <w:tcPr>
            <w:tcW w:w="10910" w:type="dxa"/>
          </w:tcPr>
          <w:p w14:paraId="42A78BE6" w14:textId="77777777" w:rsidR="001937AE" w:rsidRDefault="001937AE" w:rsidP="00FD49F4">
            <w:pPr>
              <w:tabs>
                <w:tab w:val="left" w:pos="4050"/>
              </w:tabs>
              <w:spacing w:before="120" w:after="120" w:line="276" w:lineRule="auto"/>
            </w:pPr>
            <w:r w:rsidRPr="007A7E42">
              <w:rPr>
                <w:rFonts w:ascii="Palatino Linotype" w:eastAsia="Calibri" w:hAnsi="Palatino Linotype" w:cs="Times New Roman"/>
                <w:sz w:val="24"/>
                <w:szCs w:val="24"/>
                <w:lang w:val="nl-NL"/>
              </w:rPr>
              <w:t xml:space="preserve">A. </w:t>
            </w:r>
            <w:r w:rsidRPr="00661F08">
              <w:rPr>
                <w:rFonts w:asciiTheme="minorHAnsi" w:hAnsiTheme="minorHAnsi"/>
                <w:kern w:val="2"/>
                <w:position w:val="-10"/>
                <w14:ligatures w14:val="standardContextual"/>
              </w:rPr>
              <w:object w:dxaOrig="2520" w:dyaOrig="380" w14:anchorId="7754C9E3">
                <v:shape id="_x0000_i1104" type="#_x0000_t75" style="width:126pt;height:18.75pt" o:ole="">
                  <v:imagedata r:id="rId49" o:title=""/>
                </v:shape>
                <o:OLEObject Type="Embed" ProgID="Equation.DSMT4" ShapeID="_x0000_i1104" DrawAspect="Content" ObjectID="_1847051971" r:id="rId50"/>
              </w:object>
            </w:r>
            <w:r w:rsidRPr="007A7E42">
              <w:rPr>
                <w:rFonts w:ascii="Palatino Linotype" w:eastAsia="Calibri" w:hAnsi="Palatino Linotype" w:cs="Times New Roman"/>
                <w:sz w:val="24"/>
                <w:szCs w:val="24"/>
                <w:lang w:val="nl-NL"/>
              </w:rPr>
              <w:t xml:space="preserve">                                       B.</w:t>
            </w:r>
            <w:r w:rsidRPr="007A7E42">
              <w:rPr>
                <w:rFonts w:ascii="Palatino Linotype" w:eastAsia="Calibri" w:hAnsi="Palatino Linotype" w:cs="Times New Roman"/>
                <w:sz w:val="24"/>
                <w:szCs w:val="24"/>
              </w:rPr>
              <w:t xml:space="preserve"> </w:t>
            </w:r>
            <w:r w:rsidRPr="00661F08">
              <w:rPr>
                <w:rFonts w:asciiTheme="minorHAnsi" w:hAnsiTheme="minorHAnsi"/>
                <w:kern w:val="2"/>
                <w:position w:val="-10"/>
                <w14:ligatures w14:val="standardContextual"/>
              </w:rPr>
              <w:object w:dxaOrig="2500" w:dyaOrig="380" w14:anchorId="0AD202B4">
                <v:shape id="_x0000_i1105" type="#_x0000_t75" style="width:125.25pt;height:18.75pt" o:ole="">
                  <v:imagedata r:id="rId51" o:title=""/>
                </v:shape>
                <o:OLEObject Type="Embed" ProgID="Equation.DSMT4" ShapeID="_x0000_i1105" DrawAspect="Content" ObjectID="_1847051972" r:id="rId52"/>
              </w:object>
            </w:r>
          </w:p>
          <w:p w14:paraId="30AEC109" w14:textId="77777777" w:rsidR="001937AE" w:rsidRPr="00661F08" w:rsidRDefault="001937AE" w:rsidP="00FD49F4">
            <w:pPr>
              <w:spacing w:before="120" w:after="120" w:line="276" w:lineRule="auto"/>
            </w:pPr>
            <w:r w:rsidRPr="007A7E42">
              <w:rPr>
                <w:rFonts w:ascii="Palatino Linotype" w:eastAsia="Calibri" w:hAnsi="Palatino Linotype" w:cs="Times New Roman"/>
                <w:sz w:val="24"/>
                <w:szCs w:val="24"/>
                <w:lang w:val="nl-NL"/>
              </w:rPr>
              <w:t>C.</w:t>
            </w:r>
            <w:r w:rsidRPr="007A7E42">
              <w:rPr>
                <w:rFonts w:ascii="Palatino Linotype" w:eastAsia="Calibri" w:hAnsi="Palatino Linotype" w:cs="Times New Roman"/>
                <w:sz w:val="24"/>
                <w:szCs w:val="24"/>
              </w:rPr>
              <w:t xml:space="preserve"> </w:t>
            </w:r>
            <w:r w:rsidRPr="00661F08">
              <w:rPr>
                <w:rFonts w:asciiTheme="minorHAnsi" w:hAnsiTheme="minorHAnsi"/>
                <w:kern w:val="2"/>
                <w:position w:val="-10"/>
                <w14:ligatures w14:val="standardContextual"/>
              </w:rPr>
              <w:object w:dxaOrig="2500" w:dyaOrig="380" w14:anchorId="35BE62F9">
                <v:shape id="_x0000_i1106" type="#_x0000_t75" style="width:125.25pt;height:18.75pt" o:ole="">
                  <v:imagedata r:id="rId53" o:title=""/>
                </v:shape>
                <o:OLEObject Type="Embed" ProgID="Equation.DSMT4" ShapeID="_x0000_i1106" DrawAspect="Content" ObjectID="_1847051973" r:id="rId54"/>
              </w:object>
            </w:r>
            <w:r w:rsidRPr="007A7E42">
              <w:rPr>
                <w:rFonts w:ascii="Palatino Linotype" w:eastAsia="Calibri" w:hAnsi="Palatino Linotype" w:cs="Times New Roman"/>
                <w:sz w:val="24"/>
                <w:szCs w:val="24"/>
              </w:rPr>
              <w:t xml:space="preserve"> </w:t>
            </w:r>
            <w:r>
              <w:rPr>
                <w:rFonts w:ascii="Palatino Linotype" w:eastAsia="Calibri" w:hAnsi="Palatino Linotype" w:cs="Times New Roman"/>
                <w:sz w:val="24"/>
                <w:szCs w:val="24"/>
              </w:rPr>
              <w:t xml:space="preserve">                                       </w:t>
            </w:r>
            <w:r w:rsidRPr="007A7E42">
              <w:rPr>
                <w:rFonts w:ascii="Palatino Linotype" w:eastAsia="Calibri" w:hAnsi="Palatino Linotype" w:cs="Times New Roman"/>
                <w:sz w:val="24"/>
                <w:szCs w:val="24"/>
              </w:rPr>
              <w:t xml:space="preserve">D. </w:t>
            </w:r>
            <w:r w:rsidRPr="00661F08">
              <w:rPr>
                <w:rFonts w:asciiTheme="minorHAnsi" w:hAnsiTheme="minorHAnsi"/>
                <w:kern w:val="2"/>
                <w:position w:val="-10"/>
                <w14:ligatures w14:val="standardContextual"/>
              </w:rPr>
              <w:object w:dxaOrig="2500" w:dyaOrig="380" w14:anchorId="63E7AB0B">
                <v:shape id="_x0000_i1107" type="#_x0000_t75" style="width:125.25pt;height:18.75pt" o:ole="">
                  <v:imagedata r:id="rId55" o:title=""/>
                </v:shape>
                <o:OLEObject Type="Embed" ProgID="Equation.DSMT4" ShapeID="_x0000_i1107" DrawAspect="Content" ObjectID="_1847051974" r:id="rId56"/>
              </w:object>
            </w:r>
          </w:p>
        </w:tc>
      </w:tr>
      <w:tr w:rsidR="001937AE" w:rsidRPr="007A7E42" w14:paraId="3788FC02" w14:textId="77777777" w:rsidTr="00FD49F4">
        <w:trPr>
          <w:jc w:val="center"/>
        </w:trPr>
        <w:tc>
          <w:tcPr>
            <w:tcW w:w="10910" w:type="dxa"/>
          </w:tcPr>
          <w:p w14:paraId="44E8F197" w14:textId="77777777" w:rsidR="001937AE" w:rsidRPr="007A7E42" w:rsidRDefault="001937AE" w:rsidP="00FD49F4">
            <w:pPr>
              <w:tabs>
                <w:tab w:val="left" w:pos="4050"/>
              </w:tabs>
              <w:spacing w:before="120" w:after="120" w:line="276" w:lineRule="auto"/>
              <w:rPr>
                <w:rFonts w:ascii="Palatino Linotype" w:eastAsia="Calibri" w:hAnsi="Palatino Linotype" w:cs="Times New Roman"/>
                <w:sz w:val="24"/>
                <w:szCs w:val="24"/>
                <w:lang w:val="pt-BR"/>
              </w:rPr>
            </w:pPr>
            <w:r w:rsidRPr="007A7E42">
              <w:rPr>
                <w:rFonts w:ascii="Palatino Linotype" w:eastAsia="Calibri" w:hAnsi="Palatino Linotype" w:cs="Times New Roman"/>
                <w:b/>
                <w:bCs/>
                <w:color w:val="0000FF"/>
                <w:sz w:val="24"/>
                <w:szCs w:val="24"/>
                <w:lang w:val="pt-BR"/>
              </w:rPr>
              <w:t>Câu 4:</w:t>
            </w:r>
            <w:r w:rsidRPr="007A7E42">
              <w:rPr>
                <w:rFonts w:ascii="Palatino Linotype" w:eastAsia="Calibri" w:hAnsi="Palatino Linotype" w:cs="Times New Roman"/>
                <w:color w:val="0000FF"/>
                <w:sz w:val="24"/>
                <w:szCs w:val="24"/>
                <w:lang w:val="pt-BR"/>
              </w:rPr>
              <w:t xml:space="preserve"> </w:t>
            </w:r>
            <w:r w:rsidRPr="007A7E42">
              <w:rPr>
                <w:rFonts w:ascii="Palatino Linotype" w:eastAsia="Calibri" w:hAnsi="Palatino Linotype" w:cs="Times New Roman"/>
                <w:sz w:val="24"/>
                <w:szCs w:val="24"/>
                <w:lang w:val="pt-BR"/>
              </w:rPr>
              <w:t xml:space="preserve">Cho </w:t>
            </w:r>
            <w:r w:rsidRPr="00661F08">
              <w:rPr>
                <w:rFonts w:asciiTheme="minorHAnsi" w:hAnsiTheme="minorHAnsi"/>
                <w:kern w:val="2"/>
                <w:position w:val="-6"/>
                <w14:ligatures w14:val="standardContextual"/>
              </w:rPr>
              <w:object w:dxaOrig="680" w:dyaOrig="279" w14:anchorId="4999B4DD">
                <v:shape id="_x0000_i1108" type="#_x0000_t75" style="width:33.75pt;height:14.25pt" o:ole="">
                  <v:imagedata r:id="rId57" o:title=""/>
                </v:shape>
                <o:OLEObject Type="Embed" ProgID="Equation.DSMT4" ShapeID="_x0000_i1108" DrawAspect="Content" ObjectID="_1847051975" r:id="rId58"/>
              </w:object>
            </w:r>
            <w:r>
              <w:t xml:space="preserve"> </w:t>
            </w:r>
            <w:r w:rsidRPr="007A7E42">
              <w:rPr>
                <w:rFonts w:ascii="Palatino Linotype" w:eastAsia="Calibri" w:hAnsi="Palatino Linotype" w:cs="Times New Roman"/>
                <w:sz w:val="24"/>
                <w:szCs w:val="24"/>
                <w:lang w:val="pt-BR"/>
              </w:rPr>
              <w:t xml:space="preserve">có </w:t>
            </w:r>
            <w:r w:rsidRPr="00661F08">
              <w:rPr>
                <w:rFonts w:asciiTheme="minorHAnsi" w:hAnsiTheme="minorHAnsi"/>
                <w:kern w:val="2"/>
                <w:position w:val="-10"/>
                <w14:ligatures w14:val="standardContextual"/>
              </w:rPr>
              <w:object w:dxaOrig="2840" w:dyaOrig="380" w14:anchorId="28BC6365">
                <v:shape id="_x0000_i1109" type="#_x0000_t75" style="width:141.75pt;height:18.75pt" o:ole="">
                  <v:imagedata r:id="rId59" o:title=""/>
                </v:shape>
                <o:OLEObject Type="Embed" ProgID="Equation.DSMT4" ShapeID="_x0000_i1109" DrawAspect="Content" ObjectID="_1847051976" r:id="rId60"/>
              </w:object>
            </w:r>
            <w:r w:rsidRPr="007A7E42">
              <w:rPr>
                <w:rFonts w:ascii="Palatino Linotype" w:eastAsia="Calibri" w:hAnsi="Palatino Linotype" w:cs="Times New Roman"/>
                <w:sz w:val="24"/>
                <w:szCs w:val="24"/>
                <w:lang w:val="pt-BR"/>
              </w:rPr>
              <w:t xml:space="preserve">. Chu vi của tam giác </w:t>
            </w:r>
            <w:r>
              <w:rPr>
                <w:rFonts w:ascii="Palatino Linotype" w:eastAsia="Calibri" w:hAnsi="Palatino Linotype" w:cs="Times New Roman"/>
                <w:sz w:val="24"/>
                <w:szCs w:val="24"/>
                <w:lang w:val="pt-BR"/>
              </w:rPr>
              <w:t xml:space="preserve">ABC </w:t>
            </w:r>
            <w:r w:rsidRPr="007A7E42">
              <w:rPr>
                <w:rFonts w:ascii="Palatino Linotype" w:eastAsia="Calibri" w:hAnsi="Palatino Linotype" w:cs="Times New Roman"/>
                <w:sz w:val="24"/>
                <w:szCs w:val="24"/>
                <w:lang w:val="pt-BR"/>
              </w:rPr>
              <w:t>là? (làm tròn kêt quả đến chữ số thập phân thứ hai)</w:t>
            </w:r>
          </w:p>
        </w:tc>
      </w:tr>
      <w:tr w:rsidR="001937AE" w:rsidRPr="007A7E42" w14:paraId="1FFF7AB1" w14:textId="77777777" w:rsidTr="00FD49F4">
        <w:trPr>
          <w:jc w:val="center"/>
        </w:trPr>
        <w:tc>
          <w:tcPr>
            <w:tcW w:w="10910" w:type="dxa"/>
          </w:tcPr>
          <w:p w14:paraId="1D389D83" w14:textId="77777777" w:rsidR="001937AE" w:rsidRPr="007A7E42" w:rsidRDefault="001937AE" w:rsidP="00FD49F4">
            <w:pPr>
              <w:tabs>
                <w:tab w:val="left" w:pos="4050"/>
              </w:tabs>
              <w:spacing w:before="120" w:after="120" w:line="276" w:lineRule="auto"/>
              <w:rPr>
                <w:rFonts w:ascii="Palatino Linotype" w:eastAsia="Calibri" w:hAnsi="Palatino Linotype" w:cs="Times New Roman"/>
                <w:sz w:val="24"/>
                <w:szCs w:val="24"/>
                <w:lang w:val="nl-NL"/>
              </w:rPr>
            </w:pPr>
            <w:r w:rsidRPr="007A7E42">
              <w:rPr>
                <w:rFonts w:ascii="Palatino Linotype" w:eastAsia="Calibri" w:hAnsi="Palatino Linotype" w:cs="Times New Roman"/>
                <w:sz w:val="24"/>
                <w:szCs w:val="24"/>
                <w:lang w:val="nl-NL"/>
              </w:rPr>
              <w:t xml:space="preserve">A. </w:t>
            </w:r>
            <w:r>
              <w:rPr>
                <w:rFonts w:ascii="Palatino Linotype" w:eastAsia="Calibri" w:hAnsi="Palatino Linotype" w:cs="Times New Roman"/>
                <w:sz w:val="24"/>
                <w:szCs w:val="24"/>
                <w:lang w:val="nl-NL"/>
              </w:rPr>
              <w:t>35,6</w:t>
            </w:r>
            <w:r w:rsidRPr="007A7E42">
              <w:rPr>
                <w:rFonts w:ascii="Palatino Linotype" w:eastAsia="Calibri" w:hAnsi="Palatino Linotype" w:cs="Times New Roman"/>
                <w:sz w:val="24"/>
                <w:szCs w:val="24"/>
                <w:lang w:val="nl-NL"/>
              </w:rPr>
              <w:t xml:space="preserve">                                 B.</w:t>
            </w:r>
            <w:r w:rsidRPr="007A7E42">
              <w:rPr>
                <w:rFonts w:ascii="Palatino Linotype" w:eastAsia="Calibri" w:hAnsi="Palatino Linotype" w:cs="Times New Roman"/>
                <w:sz w:val="24"/>
                <w:szCs w:val="24"/>
              </w:rPr>
              <w:t xml:space="preserve"> </w:t>
            </w:r>
            <w:r>
              <w:rPr>
                <w:rFonts w:ascii="Palatino Linotype" w:eastAsia="Calibri" w:hAnsi="Palatino Linotype" w:cs="Times New Roman"/>
                <w:sz w:val="24"/>
                <w:szCs w:val="24"/>
              </w:rPr>
              <w:t>35,7</w:t>
            </w:r>
            <w:r w:rsidRPr="007A7E42">
              <w:rPr>
                <w:rFonts w:ascii="Palatino Linotype" w:eastAsia="Calibri" w:hAnsi="Palatino Linotype" w:cs="Times New Roman"/>
                <w:sz w:val="24"/>
                <w:szCs w:val="24"/>
              </w:rPr>
              <w:t xml:space="preserve">                                </w:t>
            </w:r>
            <w:r w:rsidRPr="007A7E42">
              <w:rPr>
                <w:rFonts w:ascii="Palatino Linotype" w:eastAsia="Calibri" w:hAnsi="Palatino Linotype" w:cs="Times New Roman"/>
                <w:sz w:val="24"/>
                <w:szCs w:val="24"/>
                <w:lang w:val="nl-NL"/>
              </w:rPr>
              <w:t>C.</w:t>
            </w:r>
            <w:r w:rsidRPr="007A7E42">
              <w:rPr>
                <w:rFonts w:ascii="Palatino Linotype" w:eastAsia="Calibri" w:hAnsi="Palatino Linotype" w:cs="Times New Roman"/>
                <w:sz w:val="24"/>
                <w:szCs w:val="24"/>
              </w:rPr>
              <w:t xml:space="preserve"> </w:t>
            </w:r>
            <w:r>
              <w:rPr>
                <w:rFonts w:ascii="Palatino Linotype" w:eastAsia="Calibri" w:hAnsi="Palatino Linotype" w:cs="Times New Roman"/>
                <w:sz w:val="24"/>
                <w:szCs w:val="24"/>
              </w:rPr>
              <w:t>35,8</w:t>
            </w:r>
            <w:r w:rsidRPr="007A7E42">
              <w:rPr>
                <w:rFonts w:ascii="Palatino Linotype" w:eastAsia="Calibri" w:hAnsi="Palatino Linotype" w:cs="Times New Roman"/>
                <w:sz w:val="24"/>
                <w:szCs w:val="24"/>
              </w:rPr>
              <w:t xml:space="preserve">                          </w:t>
            </w:r>
            <w:r w:rsidRPr="007A7E42">
              <w:rPr>
                <w:rFonts w:ascii="Palatino Linotype" w:eastAsia="Calibri" w:hAnsi="Palatino Linotype" w:cs="Times New Roman"/>
                <w:sz w:val="24"/>
                <w:szCs w:val="24"/>
                <w:lang w:val="nl-NL"/>
              </w:rPr>
              <w:t>D.</w:t>
            </w:r>
            <w:r w:rsidRPr="007A7E42">
              <w:rPr>
                <w:rFonts w:ascii="Palatino Linotype" w:eastAsia="Calibri" w:hAnsi="Palatino Linotype" w:cs="Times New Roman"/>
                <w:sz w:val="24"/>
                <w:szCs w:val="24"/>
              </w:rPr>
              <w:t xml:space="preserve"> </w:t>
            </w:r>
            <w:r>
              <w:rPr>
                <w:rFonts w:ascii="Palatino Linotype" w:eastAsia="Calibri" w:hAnsi="Palatino Linotype" w:cs="Times New Roman"/>
                <w:sz w:val="24"/>
                <w:szCs w:val="24"/>
              </w:rPr>
              <w:t>35,9</w:t>
            </w:r>
            <w:r w:rsidRPr="007A7E42">
              <w:rPr>
                <w:rFonts w:ascii="Palatino Linotype" w:eastAsia="Calibri" w:hAnsi="Palatino Linotype" w:cs="Times New Roman"/>
                <w:sz w:val="24"/>
                <w:szCs w:val="24"/>
              </w:rPr>
              <w:t xml:space="preserve">                                                                                                  </w:t>
            </w:r>
          </w:p>
        </w:tc>
      </w:tr>
      <w:tr w:rsidR="001937AE" w:rsidRPr="007A7E42" w14:paraId="0E88F775" w14:textId="77777777" w:rsidTr="00FD49F4">
        <w:tblPrEx>
          <w:jc w:val="left"/>
        </w:tblPrEx>
        <w:tc>
          <w:tcPr>
            <w:tcW w:w="10910" w:type="dxa"/>
          </w:tcPr>
          <w:p w14:paraId="27129272" w14:textId="77777777" w:rsidR="001937AE" w:rsidRPr="007A7E42" w:rsidRDefault="001937AE" w:rsidP="00FD49F4">
            <w:pPr>
              <w:tabs>
                <w:tab w:val="left" w:pos="4050"/>
              </w:tabs>
              <w:spacing w:before="120" w:after="120" w:line="276" w:lineRule="auto"/>
              <w:rPr>
                <w:rFonts w:ascii="Palatino Linotype" w:eastAsia="Calibri" w:hAnsi="Palatino Linotype" w:cs="Times New Roman"/>
                <w:sz w:val="24"/>
                <w:szCs w:val="24"/>
                <w:lang w:val="nl-NL"/>
              </w:rPr>
            </w:pPr>
            <w:r w:rsidRPr="007A7E42">
              <w:rPr>
                <w:rFonts w:ascii="Palatino Linotype" w:eastAsia="Calibri" w:hAnsi="Palatino Linotype" w:cs="Times New Roman"/>
                <w:b/>
                <w:bCs/>
                <w:color w:val="0000FF"/>
                <w:sz w:val="24"/>
                <w:szCs w:val="24"/>
                <w:lang w:val="nl-NL"/>
              </w:rPr>
              <w:t>Câu 5:</w:t>
            </w:r>
            <w:r w:rsidRPr="007A7E42">
              <w:rPr>
                <w:rFonts w:ascii="Palatino Linotype" w:eastAsia="Calibri" w:hAnsi="Palatino Linotype" w:cs="Times New Roman"/>
                <w:color w:val="0000FF"/>
                <w:sz w:val="24"/>
                <w:szCs w:val="24"/>
                <w:lang w:val="nl-NL"/>
              </w:rPr>
              <w:t xml:space="preserve"> </w:t>
            </w:r>
            <w:r w:rsidRPr="007A7E42">
              <w:rPr>
                <w:rFonts w:ascii="Palatino Linotype" w:eastAsia="Calibri" w:hAnsi="Palatino Linotype" w:cs="Times New Roman"/>
                <w:sz w:val="24"/>
                <w:szCs w:val="24"/>
                <w:lang w:val="nl-NL"/>
              </w:rPr>
              <w:t xml:space="preserve">Với góc nhọn </w:t>
            </w:r>
            <w:r w:rsidRPr="00661F08">
              <w:rPr>
                <w:rFonts w:asciiTheme="minorHAnsi" w:hAnsiTheme="minorHAnsi"/>
                <w:kern w:val="2"/>
                <w:position w:val="-6"/>
                <w14:ligatures w14:val="standardContextual"/>
              </w:rPr>
              <w:object w:dxaOrig="240" w:dyaOrig="220" w14:anchorId="5E3DDCC0">
                <v:shape id="_x0000_i1110" type="#_x0000_t75" style="width:12pt;height:11.25pt" o:ole="">
                  <v:imagedata r:id="rId61" o:title=""/>
                </v:shape>
                <o:OLEObject Type="Embed" ProgID="Equation.DSMT4" ShapeID="_x0000_i1110" DrawAspect="Content" ObjectID="_1847051977" r:id="rId62"/>
              </w:object>
            </w:r>
            <w:r w:rsidRPr="007A7E42">
              <w:rPr>
                <w:rFonts w:ascii="Palatino Linotype" w:eastAsia="Calibri" w:hAnsi="Palatino Linotype" w:cs="Times New Roman"/>
                <w:sz w:val="24"/>
                <w:szCs w:val="24"/>
                <w:lang w:val="nl-NL"/>
              </w:rPr>
              <w:t>tùy ý. Khẳng định nào sau đây sai</w:t>
            </w:r>
          </w:p>
        </w:tc>
      </w:tr>
      <w:tr w:rsidR="001937AE" w:rsidRPr="007A7E42" w14:paraId="5BFCC2E8" w14:textId="77777777" w:rsidTr="00FD49F4">
        <w:tblPrEx>
          <w:jc w:val="left"/>
        </w:tblPrEx>
        <w:tc>
          <w:tcPr>
            <w:tcW w:w="10910" w:type="dxa"/>
          </w:tcPr>
          <w:p w14:paraId="378A0764" w14:textId="77777777" w:rsidR="001937AE" w:rsidRPr="00661F08" w:rsidRDefault="001937AE" w:rsidP="00FD49F4">
            <w:pPr>
              <w:tabs>
                <w:tab w:val="left" w:pos="4050"/>
              </w:tabs>
              <w:spacing w:before="120" w:after="120" w:line="276" w:lineRule="auto"/>
              <w:rPr>
                <w:rFonts w:ascii="Palatino Linotype" w:eastAsia="Calibri" w:hAnsi="Palatino Linotype" w:cs="Times New Roman"/>
                <w:sz w:val="24"/>
                <w:szCs w:val="24"/>
                <w:lang w:val="nl-NL"/>
              </w:rPr>
            </w:pPr>
            <w:r w:rsidRPr="007A7E42">
              <w:rPr>
                <w:rFonts w:ascii="Palatino Linotype" w:eastAsia="Calibri" w:hAnsi="Palatino Linotype" w:cs="Times New Roman"/>
                <w:sz w:val="24"/>
                <w:szCs w:val="24"/>
                <w:lang w:val="nl-NL"/>
              </w:rPr>
              <w:t xml:space="preserve">A. </w:t>
            </w:r>
            <w:r w:rsidRPr="00661F08">
              <w:rPr>
                <w:rFonts w:asciiTheme="minorHAnsi" w:hAnsiTheme="minorHAnsi"/>
                <w:kern w:val="2"/>
                <w:position w:val="-24"/>
                <w14:ligatures w14:val="standardContextual"/>
              </w:rPr>
              <w:object w:dxaOrig="1320" w:dyaOrig="620" w14:anchorId="064AA166">
                <v:shape id="_x0000_i1111" type="#_x0000_t75" style="width:66pt;height:30.75pt" o:ole="">
                  <v:imagedata r:id="rId63" o:title=""/>
                </v:shape>
                <o:OLEObject Type="Embed" ProgID="Equation.DSMT4" ShapeID="_x0000_i1111" DrawAspect="Content" ObjectID="_1847051978" r:id="rId64"/>
              </w:object>
            </w:r>
            <w:r>
              <w:t xml:space="preserve">                     </w:t>
            </w:r>
            <w:r w:rsidRPr="007A7E42">
              <w:rPr>
                <w:rFonts w:ascii="Palatino Linotype" w:eastAsia="Calibri" w:hAnsi="Palatino Linotype" w:cs="Times New Roman"/>
                <w:sz w:val="24"/>
                <w:szCs w:val="24"/>
                <w:lang w:val="nl-NL"/>
              </w:rPr>
              <w:t>B.</w:t>
            </w:r>
            <w:r w:rsidRPr="007A7E42">
              <w:rPr>
                <w:rFonts w:ascii="Palatino Linotype" w:eastAsia="Calibri" w:hAnsi="Palatino Linotype" w:cs="Times New Roman"/>
                <w:sz w:val="24"/>
                <w:szCs w:val="24"/>
              </w:rPr>
              <w:t xml:space="preserve"> </w:t>
            </w:r>
            <w:r w:rsidRPr="00661F08">
              <w:rPr>
                <w:rFonts w:asciiTheme="minorHAnsi" w:hAnsiTheme="minorHAnsi"/>
                <w:kern w:val="2"/>
                <w:position w:val="-24"/>
                <w14:ligatures w14:val="standardContextual"/>
              </w:rPr>
              <w:object w:dxaOrig="1320" w:dyaOrig="620" w14:anchorId="781E6BE4">
                <v:shape id="_x0000_i1112" type="#_x0000_t75" style="width:66pt;height:30.75pt" o:ole="">
                  <v:imagedata r:id="rId65" o:title=""/>
                </v:shape>
                <o:OLEObject Type="Embed" ProgID="Equation.DSMT4" ShapeID="_x0000_i1112" DrawAspect="Content" ObjectID="_1847051979" r:id="rId66"/>
              </w:object>
            </w:r>
            <w:r>
              <w:t xml:space="preserve">                       </w:t>
            </w:r>
            <w:r w:rsidRPr="007A7E42">
              <w:rPr>
                <w:rFonts w:ascii="Palatino Linotype" w:eastAsia="Calibri" w:hAnsi="Palatino Linotype" w:cs="Times New Roman"/>
                <w:sz w:val="24"/>
                <w:szCs w:val="24"/>
                <w:lang w:val="nl-NL"/>
              </w:rPr>
              <w:t>C.</w:t>
            </w:r>
            <w:r w:rsidRPr="007A7E42">
              <w:rPr>
                <w:rFonts w:ascii="Palatino Linotype" w:eastAsia="Calibri" w:hAnsi="Palatino Linotype" w:cs="Times New Roman"/>
                <w:sz w:val="24"/>
                <w:szCs w:val="24"/>
              </w:rPr>
              <w:t xml:space="preserve"> </w:t>
            </w:r>
            <w:r w:rsidRPr="00661F08">
              <w:rPr>
                <w:rFonts w:asciiTheme="minorHAnsi" w:hAnsiTheme="minorHAnsi"/>
                <w:kern w:val="2"/>
                <w:position w:val="-6"/>
                <w14:ligatures w14:val="standardContextual"/>
              </w:rPr>
              <w:object w:dxaOrig="1420" w:dyaOrig="279" w14:anchorId="421DFF9E">
                <v:shape id="_x0000_i1113" type="#_x0000_t75" style="width:71.25pt;height:14.25pt" o:ole="">
                  <v:imagedata r:id="rId67" o:title=""/>
                </v:shape>
                <o:OLEObject Type="Embed" ProgID="Equation.DSMT4" ShapeID="_x0000_i1113" DrawAspect="Content" ObjectID="_1847051980" r:id="rId68"/>
              </w:object>
            </w:r>
            <w:r>
              <w:t xml:space="preserve">                      </w:t>
            </w:r>
            <w:r w:rsidRPr="007A7E42">
              <w:rPr>
                <w:rFonts w:ascii="Palatino Linotype" w:eastAsia="Calibri" w:hAnsi="Palatino Linotype" w:cs="Times New Roman"/>
                <w:sz w:val="24"/>
                <w:szCs w:val="24"/>
              </w:rPr>
              <w:t xml:space="preserve">D. </w:t>
            </w:r>
            <w:r w:rsidRPr="00661F08">
              <w:rPr>
                <w:rFonts w:asciiTheme="minorHAnsi" w:hAnsiTheme="minorHAnsi"/>
                <w:kern w:val="2"/>
                <w:position w:val="-6"/>
                <w14:ligatures w14:val="standardContextual"/>
              </w:rPr>
              <w:object w:dxaOrig="1760" w:dyaOrig="320" w14:anchorId="13E4188F">
                <v:shape id="_x0000_i1114" type="#_x0000_t75" style="width:87.75pt;height:15.75pt" o:ole="">
                  <v:imagedata r:id="rId69" o:title=""/>
                </v:shape>
                <o:OLEObject Type="Embed" ProgID="Equation.DSMT4" ShapeID="_x0000_i1114" DrawAspect="Content" ObjectID="_1847051981" r:id="rId70"/>
              </w:object>
            </w:r>
          </w:p>
          <w:p w14:paraId="454A5088" w14:textId="77777777" w:rsidR="001937AE" w:rsidRPr="007A7E42" w:rsidRDefault="001937AE" w:rsidP="00FD49F4">
            <w:pPr>
              <w:tabs>
                <w:tab w:val="left" w:pos="2268"/>
                <w:tab w:val="left" w:pos="4820"/>
                <w:tab w:val="left" w:pos="7371"/>
              </w:tabs>
              <w:jc w:val="both"/>
              <w:rPr>
                <w:rFonts w:ascii="Times New Roman" w:hAnsi="Times New Roman" w:cs="Times New Roman"/>
                <w:sz w:val="24"/>
                <w:szCs w:val="24"/>
              </w:rPr>
            </w:pPr>
            <w:r w:rsidRPr="007A7E42">
              <w:rPr>
                <w:rFonts w:ascii="Palatino Linotype" w:eastAsia="Calibri" w:hAnsi="Palatino Linotype" w:cs="Times New Roman"/>
                <w:b/>
                <w:bCs/>
                <w:color w:val="0000FF"/>
                <w:sz w:val="24"/>
                <w:szCs w:val="24"/>
                <w:lang w:val="nl-NL"/>
              </w:rPr>
              <w:t>Câu 6</w:t>
            </w:r>
            <w:r w:rsidRPr="007A7E42">
              <w:rPr>
                <w:rFonts w:ascii="Times New Roman" w:hAnsi="Times New Roman" w:cs="Times New Roman"/>
                <w:b/>
                <w:sz w:val="24"/>
                <w:szCs w:val="24"/>
              </w:rPr>
              <w:t xml:space="preserve">. </w:t>
            </w:r>
            <w:r w:rsidRPr="007A7E42">
              <w:rPr>
                <w:rFonts w:ascii="Times New Roman" w:hAnsi="Times New Roman" w:cs="Times New Roman"/>
                <w:sz w:val="24"/>
                <w:szCs w:val="24"/>
              </w:rPr>
              <w:t xml:space="preserve">Cho tam giác vuông </w:t>
            </w:r>
            <w:r>
              <w:rPr>
                <w:rFonts w:ascii="Times New Roman" w:hAnsi="Times New Roman" w:cs="Times New Roman"/>
                <w:sz w:val="24"/>
                <w:szCs w:val="24"/>
              </w:rPr>
              <w:t xml:space="preserve">ABC </w:t>
            </w:r>
            <w:r w:rsidRPr="00661F08">
              <w:rPr>
                <w:rFonts w:asciiTheme="minorHAnsi" w:hAnsiTheme="minorHAnsi"/>
                <w:kern w:val="2"/>
                <w:position w:val="-18"/>
                <w14:ligatures w14:val="standardContextual"/>
              </w:rPr>
              <w:object w:dxaOrig="1020" w:dyaOrig="480" w14:anchorId="308ED65B">
                <v:shape id="_x0000_i1115" type="#_x0000_t75" style="width:51pt;height:24pt" o:ole="">
                  <v:imagedata r:id="rId71" o:title=""/>
                </v:shape>
                <o:OLEObject Type="Embed" ProgID="Equation.DSMT4" ShapeID="_x0000_i1115" DrawAspect="Content" ObjectID="_1847051982" r:id="rId72"/>
              </w:object>
            </w:r>
            <w:r w:rsidRPr="007A7E42">
              <w:rPr>
                <w:rFonts w:ascii="Times New Roman" w:hAnsi="Times New Roman" w:cs="Times New Roman"/>
                <w:sz w:val="24"/>
                <w:szCs w:val="24"/>
              </w:rPr>
              <w:t xml:space="preserve">, </w:t>
            </w:r>
            <w:r w:rsidRPr="00661F08">
              <w:rPr>
                <w:rFonts w:asciiTheme="minorHAnsi" w:hAnsiTheme="minorHAnsi"/>
                <w:kern w:val="2"/>
                <w:position w:val="-10"/>
                <w14:ligatures w14:val="standardContextual"/>
              </w:rPr>
              <w:object w:dxaOrig="3660" w:dyaOrig="320" w14:anchorId="72C22192">
                <v:shape id="_x0000_i1116" type="#_x0000_t75" style="width:183pt;height:15.75pt" o:ole="">
                  <v:imagedata r:id="rId73" o:title=""/>
                </v:shape>
                <o:OLEObject Type="Embed" ProgID="Equation.DSMT4" ShapeID="_x0000_i1116" DrawAspect="Content" ObjectID="_1847051983" r:id="rId74"/>
              </w:object>
            </w:r>
            <w:r>
              <w:t xml:space="preserve"> </w:t>
            </w:r>
            <w:r w:rsidRPr="007A7E42">
              <w:rPr>
                <w:rFonts w:ascii="Times New Roman" w:hAnsi="Times New Roman" w:cs="Times New Roman"/>
                <w:sz w:val="24"/>
                <w:szCs w:val="24"/>
              </w:rPr>
              <w:t>Kết quả nào sau đây là đúng?</w:t>
            </w:r>
          </w:p>
          <w:p w14:paraId="4F005D01" w14:textId="77777777" w:rsidR="001937AE" w:rsidRPr="007A7E42" w:rsidRDefault="001937AE" w:rsidP="00FD49F4">
            <w:pPr>
              <w:tabs>
                <w:tab w:val="left" w:pos="2268"/>
                <w:tab w:val="left" w:pos="4820"/>
                <w:tab w:val="left" w:pos="7371"/>
              </w:tabs>
              <w:jc w:val="both"/>
              <w:rPr>
                <w:rFonts w:ascii="Times New Roman" w:hAnsi="Times New Roman" w:cs="Times New Roman"/>
                <w:sz w:val="24"/>
                <w:szCs w:val="24"/>
              </w:rPr>
            </w:pPr>
            <w:r w:rsidRPr="007A7E42">
              <w:rPr>
                <w:rFonts w:ascii="Times New Roman" w:hAnsi="Times New Roman" w:cs="Times New Roman"/>
                <w:b/>
                <w:color w:val="44546A" w:themeColor="text2"/>
                <w:sz w:val="24"/>
                <w:szCs w:val="24"/>
              </w:rPr>
              <w:t xml:space="preserve">A. </w:t>
            </w:r>
            <w:r w:rsidRPr="00661F08">
              <w:rPr>
                <w:rFonts w:asciiTheme="minorHAnsi" w:hAnsiTheme="minorHAnsi"/>
                <w:kern w:val="2"/>
                <w:position w:val="-24"/>
                <w14:ligatures w14:val="standardContextual"/>
              </w:rPr>
              <w:object w:dxaOrig="1200" w:dyaOrig="680" w14:anchorId="1C8EC6F1">
                <v:shape id="_x0000_i1117" type="#_x0000_t75" style="width:60pt;height:33.75pt" o:ole="">
                  <v:imagedata r:id="rId75" o:title=""/>
                </v:shape>
                <o:OLEObject Type="Embed" ProgID="Equation.DSMT4" ShapeID="_x0000_i1117" DrawAspect="Content" ObjectID="_1847051984" r:id="rId76"/>
              </w:object>
            </w:r>
            <w:r w:rsidRPr="007A7E42">
              <w:rPr>
                <w:rFonts w:ascii="Times New Roman" w:hAnsi="Times New Roman" w:cs="Times New Roman"/>
                <w:b/>
                <w:color w:val="44546A" w:themeColor="text2"/>
                <w:kern w:val="2"/>
                <w:sz w:val="24"/>
                <w:szCs w:val="24"/>
                <w14:ligatures w14:val="standardContextual"/>
              </w:rPr>
              <w:t xml:space="preserve">              </w:t>
            </w:r>
            <w:r w:rsidRPr="007A7E42">
              <w:rPr>
                <w:rFonts w:ascii="Times New Roman" w:hAnsi="Times New Roman" w:cs="Times New Roman"/>
                <w:b/>
                <w:color w:val="44546A" w:themeColor="text2"/>
                <w:sz w:val="24"/>
                <w:szCs w:val="24"/>
              </w:rPr>
              <w:t xml:space="preserve">B. </w:t>
            </w:r>
            <w:r w:rsidRPr="00661F08">
              <w:rPr>
                <w:rFonts w:asciiTheme="minorHAnsi" w:hAnsiTheme="minorHAnsi"/>
                <w:kern w:val="2"/>
                <w:position w:val="-24"/>
                <w14:ligatures w14:val="standardContextual"/>
              </w:rPr>
              <w:object w:dxaOrig="1200" w:dyaOrig="680" w14:anchorId="2C72CA6B">
                <v:shape id="_x0000_i1118" type="#_x0000_t75" style="width:60pt;height:33.75pt" o:ole="">
                  <v:imagedata r:id="rId77" o:title=""/>
                </v:shape>
                <o:OLEObject Type="Embed" ProgID="Equation.DSMT4" ShapeID="_x0000_i1118" DrawAspect="Content" ObjectID="_1847051985" r:id="rId78"/>
              </w:object>
            </w:r>
            <w:r w:rsidRPr="007A7E42">
              <w:rPr>
                <w:rFonts w:ascii="Times New Roman" w:hAnsi="Times New Roman" w:cs="Times New Roman"/>
                <w:sz w:val="24"/>
                <w:szCs w:val="24"/>
              </w:rPr>
              <w:tab/>
            </w:r>
            <w:r w:rsidRPr="007A7E42">
              <w:rPr>
                <w:rFonts w:ascii="Times New Roman" w:hAnsi="Times New Roman" w:cs="Times New Roman"/>
                <w:b/>
                <w:color w:val="44546A" w:themeColor="text2"/>
                <w:sz w:val="24"/>
                <w:szCs w:val="24"/>
              </w:rPr>
              <w:t xml:space="preserve">C. </w:t>
            </w:r>
            <w:r w:rsidRPr="00661F08">
              <w:rPr>
                <w:rFonts w:asciiTheme="minorHAnsi" w:hAnsiTheme="minorHAnsi"/>
                <w:kern w:val="2"/>
                <w:position w:val="-24"/>
                <w14:ligatures w14:val="standardContextual"/>
              </w:rPr>
              <w:object w:dxaOrig="1320" w:dyaOrig="680" w14:anchorId="4ACC2D8F">
                <v:shape id="_x0000_i1119" type="#_x0000_t75" style="width:66pt;height:33.75pt" o:ole="">
                  <v:imagedata r:id="rId79" o:title=""/>
                </v:shape>
                <o:OLEObject Type="Embed" ProgID="Equation.DSMT4" ShapeID="_x0000_i1119" DrawAspect="Content" ObjectID="_1847051986" r:id="rId80"/>
              </w:object>
            </w:r>
            <w:r w:rsidRPr="007A7E42">
              <w:rPr>
                <w:rFonts w:ascii="Times New Roman" w:hAnsi="Times New Roman" w:cs="Times New Roman"/>
                <w:sz w:val="24"/>
                <w:szCs w:val="24"/>
              </w:rPr>
              <w:t xml:space="preserve"> </w:t>
            </w:r>
            <w:r w:rsidRPr="007A7E42">
              <w:rPr>
                <w:rFonts w:ascii="Times New Roman" w:hAnsi="Times New Roman" w:cs="Times New Roman"/>
                <w:sz w:val="24"/>
                <w:szCs w:val="24"/>
              </w:rPr>
              <w:tab/>
            </w:r>
            <w:r w:rsidRPr="007A7E42">
              <w:rPr>
                <w:rFonts w:ascii="Times New Roman" w:hAnsi="Times New Roman" w:cs="Times New Roman"/>
                <w:b/>
                <w:color w:val="44546A" w:themeColor="text2"/>
                <w:sz w:val="24"/>
                <w:szCs w:val="24"/>
              </w:rPr>
              <w:t xml:space="preserve">D. </w:t>
            </w:r>
            <w:r w:rsidRPr="00661F08">
              <w:rPr>
                <w:rFonts w:asciiTheme="minorHAnsi" w:hAnsiTheme="minorHAnsi"/>
                <w:kern w:val="2"/>
                <w:position w:val="-24"/>
                <w14:ligatures w14:val="standardContextual"/>
              </w:rPr>
              <w:object w:dxaOrig="1200" w:dyaOrig="680" w14:anchorId="15FC93C1">
                <v:shape id="_x0000_i1120" type="#_x0000_t75" style="width:60pt;height:33.75pt" o:ole="">
                  <v:imagedata r:id="rId81" o:title=""/>
                </v:shape>
                <o:OLEObject Type="Embed" ProgID="Equation.DSMT4" ShapeID="_x0000_i1120" DrawAspect="Content" ObjectID="_1847051987" r:id="rId82"/>
              </w:object>
            </w:r>
          </w:p>
        </w:tc>
      </w:tr>
    </w:tbl>
    <w:p w14:paraId="0ACE2C6E" w14:textId="77777777" w:rsidR="001937AE" w:rsidRPr="007A7E42" w:rsidRDefault="001937AE" w:rsidP="001937AE">
      <w:pPr>
        <w:pStyle w:val="ListParagraph"/>
        <w:numPr>
          <w:ilvl w:val="0"/>
          <w:numId w:val="55"/>
        </w:numPr>
        <w:spacing w:line="259" w:lineRule="auto"/>
        <w:rPr>
          <w:rFonts w:ascii="Palatino Linotype" w:hAnsi="Palatino Linotype"/>
          <w:b/>
          <w:noProof/>
          <w:u w:val="single"/>
          <w:rPrChange w:id="1" w:author="Khanh Nguyen" w:date="2021-06-29T15:21:00Z">
            <w:rPr>
              <w:rFonts w:ascii="Cambria Math" w:hAnsi="Cambria Math"/>
              <w:b/>
              <w:noProof/>
            </w:rPr>
          </w:rPrChange>
        </w:rPr>
      </w:pPr>
      <w:r w:rsidRPr="007A7E42">
        <w:rPr>
          <w:rFonts w:ascii="Palatino Linotype" w:hAnsi="Palatino Linotype"/>
          <w:b/>
          <w:noProof/>
          <w:u w:val="single"/>
        </w:rPr>
        <w:t>TỰ LUẬN</w:t>
      </w:r>
    </w:p>
    <w:p w14:paraId="228B2BE3" w14:textId="77777777" w:rsidR="001937AE" w:rsidRPr="007A7E42" w:rsidRDefault="001937AE" w:rsidP="001937AE">
      <w:pPr>
        <w:spacing w:line="288" w:lineRule="auto"/>
        <w:rPr>
          <w:rFonts w:ascii="Palatino Linotype" w:hAnsi="Palatino Linotype"/>
          <w:lang w:val="de-DE"/>
        </w:rPr>
      </w:pPr>
      <w:r w:rsidRPr="007A7E42">
        <w:rPr>
          <w:rFonts w:ascii="Palatino Linotype" w:hAnsi="Palatino Linotype"/>
          <w:b/>
          <w:bCs/>
          <w:lang w:val="de-DE"/>
        </w:rPr>
        <w:t>Bài 1</w:t>
      </w:r>
      <w:r w:rsidRPr="007A7E42">
        <w:rPr>
          <w:rFonts w:ascii="Palatino Linotype" w:hAnsi="Palatino Linotype"/>
          <w:lang w:val="de-DE"/>
        </w:rPr>
        <w:t xml:space="preserve">.  Cho </w:t>
      </w:r>
      <w:r w:rsidRPr="00661F08">
        <w:rPr>
          <w:position w:val="-6"/>
        </w:rPr>
        <w:object w:dxaOrig="700" w:dyaOrig="279" w14:anchorId="15BD0D8F">
          <v:shape id="_x0000_i1121" type="#_x0000_t75" style="width:35.25pt;height:14.25pt" o:ole="">
            <v:imagedata r:id="rId83" o:title=""/>
          </v:shape>
          <o:OLEObject Type="Embed" ProgID="Equation.DSMT4" ShapeID="_x0000_i1121" DrawAspect="Content" ObjectID="_1847051988" r:id="rId84"/>
        </w:object>
      </w:r>
      <w:r w:rsidRPr="007A7E42">
        <w:rPr>
          <w:rFonts w:ascii="Palatino Linotype" w:hAnsi="Palatino Linotype"/>
          <w:lang w:val="de-DE"/>
        </w:rPr>
        <w:t>vuông tại A có AB = 9 cm, AC = 12cm.</w:t>
      </w:r>
    </w:p>
    <w:p w14:paraId="501F7895" w14:textId="77777777" w:rsidR="001937AE" w:rsidRPr="007A7E42" w:rsidRDefault="001937AE" w:rsidP="001937AE">
      <w:pPr>
        <w:spacing w:line="288" w:lineRule="auto"/>
        <w:ind w:left="360"/>
        <w:rPr>
          <w:rFonts w:ascii="Palatino Linotype" w:hAnsi="Palatino Linotype"/>
          <w:lang w:val="de-DE"/>
        </w:rPr>
      </w:pPr>
      <w:r w:rsidRPr="007A7E42">
        <w:rPr>
          <w:rFonts w:ascii="Palatino Linotype" w:hAnsi="Palatino Linotype"/>
          <w:lang w:val="de-DE"/>
        </w:rPr>
        <w:t xml:space="preserve">a ) Giải tam giác vuông ABC </w:t>
      </w:r>
    </w:p>
    <w:p w14:paraId="6261D327" w14:textId="77777777" w:rsidR="001937AE" w:rsidRPr="007A7E42" w:rsidRDefault="001937AE" w:rsidP="001937AE">
      <w:pPr>
        <w:spacing w:line="288" w:lineRule="auto"/>
        <w:ind w:left="360" w:right="-92"/>
        <w:rPr>
          <w:rFonts w:ascii="Palatino Linotype" w:hAnsi="Palatino Linotype"/>
        </w:rPr>
      </w:pPr>
      <w:proofErr w:type="gramStart"/>
      <w:r w:rsidRPr="007A7E42">
        <w:rPr>
          <w:rFonts w:ascii="Palatino Linotype" w:hAnsi="Palatino Linotype"/>
        </w:rPr>
        <w:t>b )</w:t>
      </w:r>
      <w:proofErr w:type="gramEnd"/>
      <w:r w:rsidRPr="007A7E42">
        <w:rPr>
          <w:rFonts w:ascii="Palatino Linotype" w:hAnsi="Palatino Linotype"/>
        </w:rPr>
        <w:t xml:space="preserve"> Kẻ </w:t>
      </w:r>
      <w:r w:rsidRPr="007A7E42">
        <w:rPr>
          <w:rFonts w:ascii="Palatino Linotype" w:hAnsi="Palatino Linotype"/>
          <w:lang w:val="de-DE"/>
        </w:rPr>
        <w:t>đường cao AH.</w:t>
      </w:r>
      <w:r w:rsidRPr="007A7E42">
        <w:rPr>
          <w:rFonts w:ascii="Palatino Linotype" w:hAnsi="Palatino Linotype"/>
        </w:rPr>
        <w:t xml:space="preserve"> Từ H kẻ HE </w:t>
      </w:r>
      <w:r w:rsidRPr="007A7E42">
        <w:rPr>
          <w:rFonts w:ascii="Palatino Linotype" w:hAnsi="Palatino Linotype"/>
        </w:rPr>
        <w:sym w:font="Symbol" w:char="F05E"/>
      </w:r>
      <w:r w:rsidRPr="007A7E42">
        <w:rPr>
          <w:rFonts w:ascii="Palatino Linotype" w:hAnsi="Palatino Linotype"/>
        </w:rPr>
        <w:t xml:space="preserve"> AB và HF </w:t>
      </w:r>
      <w:r w:rsidRPr="007A7E42">
        <w:rPr>
          <w:rFonts w:ascii="Palatino Linotype" w:hAnsi="Palatino Linotype"/>
        </w:rPr>
        <w:sym w:font="Symbol" w:char="F05E"/>
      </w:r>
      <w:r w:rsidRPr="007A7E42">
        <w:rPr>
          <w:rFonts w:ascii="Palatino Linotype" w:hAnsi="Palatino Linotype"/>
        </w:rPr>
        <w:t xml:space="preserve"> AC. </w:t>
      </w:r>
      <w:r w:rsidRPr="007A7E42">
        <w:rPr>
          <w:rFonts w:ascii="Palatino Linotype" w:hAnsi="Palatino Linotype"/>
          <w:lang w:val="nl-NL"/>
        </w:rPr>
        <w:t xml:space="preserve">Chứng minh:  AE. AB = AF . AC và </w:t>
      </w:r>
      <w:r w:rsidRPr="00661F08">
        <w:rPr>
          <w:position w:val="-6"/>
        </w:rPr>
        <w:object w:dxaOrig="1560" w:dyaOrig="279" w14:anchorId="10BDF481">
          <v:shape id="_x0000_i1122" type="#_x0000_t75" style="width:78pt;height:14.25pt" o:ole="">
            <v:imagedata r:id="rId85" o:title=""/>
          </v:shape>
          <o:OLEObject Type="Embed" ProgID="Equation.DSMT4" ShapeID="_x0000_i1122" DrawAspect="Content" ObjectID="_1847051989" r:id="rId86"/>
        </w:object>
      </w:r>
    </w:p>
    <w:p w14:paraId="5DEE7601" w14:textId="77777777" w:rsidR="001937AE" w:rsidRPr="007A7E42" w:rsidRDefault="001937AE" w:rsidP="001937AE">
      <w:pPr>
        <w:spacing w:line="288" w:lineRule="auto"/>
        <w:ind w:left="360"/>
        <w:rPr>
          <w:rFonts w:ascii="Palatino Linotype" w:hAnsi="Palatino Linotype"/>
          <w:lang w:val="nl-NL"/>
        </w:rPr>
      </w:pPr>
      <w:r w:rsidRPr="007A7E42">
        <w:rPr>
          <w:rFonts w:ascii="Palatino Linotype" w:hAnsi="Palatino Linotype"/>
          <w:lang w:val="nl-NL"/>
        </w:rPr>
        <w:t>c)  Tính diện tích của tứ giác BAFH.</w:t>
      </w:r>
    </w:p>
    <w:p w14:paraId="2031E15A" w14:textId="77777777" w:rsidR="001937AE" w:rsidRPr="007A7E42" w:rsidRDefault="001937AE" w:rsidP="001937AE">
      <w:pPr>
        <w:widowControl w:val="0"/>
        <w:tabs>
          <w:tab w:val="left" w:leader="dot" w:pos="9630"/>
        </w:tabs>
        <w:spacing w:line="276" w:lineRule="auto"/>
        <w:rPr>
          <w:rFonts w:ascii="Palatino Linotype" w:hAnsi="Palatino Linotype"/>
          <w:color w:val="000000" w:themeColor="text1"/>
        </w:rPr>
      </w:pPr>
      <w:r w:rsidRPr="007A7E42">
        <w:rPr>
          <w:rFonts w:ascii="Palatino Linotype" w:hAnsi="Palatino Linotype"/>
          <w:b/>
          <w:color w:val="000000" w:themeColor="text1"/>
        </w:rPr>
        <w:lastRenderedPageBreak/>
        <w:t>Bài 2.</w:t>
      </w:r>
      <w:r w:rsidRPr="007A7E42">
        <w:rPr>
          <w:rFonts w:ascii="Palatino Linotype" w:hAnsi="Palatino Linotype"/>
          <w:color w:val="000000" w:themeColor="text1"/>
        </w:rPr>
        <w:t xml:space="preserve"> </w:t>
      </w:r>
      <w:r w:rsidRPr="007A7E42">
        <w:rPr>
          <w:rFonts w:ascii="Palatino Linotype" w:hAnsi="Palatino Linotype"/>
          <w:noProof/>
        </w:rPr>
        <w:t xml:space="preserve">Cho </w:t>
      </w:r>
      <w:r w:rsidRPr="00661F08">
        <w:rPr>
          <w:position w:val="-6"/>
        </w:rPr>
        <w:object w:dxaOrig="700" w:dyaOrig="279" w14:anchorId="6259AC43">
          <v:shape id="_x0000_i1123" type="#_x0000_t75" style="width:35.25pt;height:14.25pt" o:ole="">
            <v:imagedata r:id="rId87" o:title=""/>
          </v:shape>
          <o:OLEObject Type="Embed" ProgID="Equation.DSMT4" ShapeID="_x0000_i1123" DrawAspect="Content" ObjectID="_1847051990" r:id="rId88"/>
        </w:object>
      </w:r>
      <w:r w:rsidRPr="007A7E42">
        <w:rPr>
          <w:rFonts w:ascii="Palatino Linotype" w:hAnsi="Palatino Linotype"/>
          <w:noProof/>
        </w:rPr>
        <w:t xml:space="preserve"> vuông tại </w:t>
      </w:r>
      <w:r w:rsidRPr="00025957">
        <w:rPr>
          <w:position w:val="-4"/>
        </w:rPr>
        <w:object w:dxaOrig="260" w:dyaOrig="260" w14:anchorId="25327769">
          <v:shape id="_x0000_i1124" type="#_x0000_t75" style="width:12.75pt;height:12.75pt" o:ole="">
            <v:imagedata r:id="rId89" o:title=""/>
          </v:shape>
          <o:OLEObject Type="Embed" ProgID="Equation.DSMT4" ShapeID="_x0000_i1124" DrawAspect="Content" ObjectID="_1847051991" r:id="rId90"/>
        </w:object>
      </w:r>
      <w:r w:rsidRPr="007A7E42">
        <w:rPr>
          <w:rFonts w:ascii="Palatino Linotype" w:hAnsi="Palatino Linotype"/>
          <w:noProof/>
        </w:rPr>
        <w:t xml:space="preserve"> có </w:t>
      </w:r>
      <w:r w:rsidRPr="00661F08">
        <w:rPr>
          <w:position w:val="-10"/>
        </w:rPr>
        <w:object w:dxaOrig="1980" w:dyaOrig="380" w14:anchorId="1C1BAE4B">
          <v:shape id="_x0000_i1125" type="#_x0000_t75" style="width:99pt;height:18.75pt" o:ole="">
            <v:imagedata r:id="rId91" o:title=""/>
          </v:shape>
          <o:OLEObject Type="Embed" ProgID="Equation.DSMT4" ShapeID="_x0000_i1125" DrawAspect="Content" ObjectID="_1847051992" r:id="rId92"/>
        </w:object>
      </w:r>
      <w:r w:rsidRPr="007A7E42">
        <w:rPr>
          <w:rFonts w:ascii="Palatino Linotype" w:hAnsi="Palatino Linotype"/>
          <w:noProof/>
        </w:rPr>
        <w:t xml:space="preserve">. Vẽ đường cao </w:t>
      </w:r>
      <w:r w:rsidRPr="00025957">
        <w:rPr>
          <w:position w:val="-4"/>
        </w:rPr>
        <w:object w:dxaOrig="420" w:dyaOrig="260" w14:anchorId="6CFA4118">
          <v:shape id="_x0000_i1126" type="#_x0000_t75" style="width:21pt;height:12.75pt" o:ole="">
            <v:imagedata r:id="rId93" o:title=""/>
          </v:shape>
          <o:OLEObject Type="Embed" ProgID="Equation.DSMT4" ShapeID="_x0000_i1126" DrawAspect="Content" ObjectID="_1847051993" r:id="rId94"/>
        </w:object>
      </w:r>
      <w:r w:rsidRPr="007A7E42">
        <w:rPr>
          <w:rFonts w:ascii="Palatino Linotype" w:hAnsi="Palatino Linotype"/>
          <w:noProof/>
        </w:rPr>
        <w:t>.</w:t>
      </w:r>
    </w:p>
    <w:p w14:paraId="349EFD22" w14:textId="77777777" w:rsidR="001937AE" w:rsidRPr="007A7E42" w:rsidRDefault="001937AE" w:rsidP="001937AE">
      <w:pPr>
        <w:pStyle w:val="ListParagraph"/>
        <w:numPr>
          <w:ilvl w:val="0"/>
          <w:numId w:val="49"/>
        </w:numPr>
        <w:spacing w:line="259" w:lineRule="auto"/>
        <w:rPr>
          <w:rFonts w:ascii="Palatino Linotype" w:hAnsi="Palatino Linotype"/>
          <w:noProof/>
        </w:rPr>
      </w:pPr>
      <w:del w:id="2" w:author="Khanh Nguyen" w:date="2021-06-25T19:37:00Z">
        <w:r w:rsidRPr="007A7E42" w:rsidDel="002D6230">
          <w:rPr>
            <w:rFonts w:ascii="Palatino Linotype" w:hAnsi="Palatino Linotype"/>
            <w:noProof/>
          </w:rPr>
          <w:delText xml:space="preserve">a) </w:delText>
        </w:r>
      </w:del>
      <w:r w:rsidRPr="007A7E42">
        <w:rPr>
          <w:rFonts w:ascii="Palatino Linotype" w:hAnsi="Palatino Linotype"/>
          <w:noProof/>
        </w:rPr>
        <w:t xml:space="preserve">Tính </w:t>
      </w:r>
      <w:r w:rsidRPr="00661F08">
        <w:rPr>
          <w:position w:val="-10"/>
        </w:rPr>
        <w:object w:dxaOrig="1640" w:dyaOrig="320" w14:anchorId="57A02B5B">
          <v:shape id="_x0000_i1127" type="#_x0000_t75" style="width:81.75pt;height:15.75pt" o:ole="">
            <v:imagedata r:id="rId95" o:title=""/>
          </v:shape>
          <o:OLEObject Type="Embed" ProgID="Equation.DSMT4" ShapeID="_x0000_i1127" DrawAspect="Content" ObjectID="_1847051994" r:id="rId96"/>
        </w:object>
      </w:r>
      <w:r w:rsidRPr="007A7E42">
        <w:rPr>
          <w:rFonts w:ascii="Palatino Linotype" w:hAnsi="Palatino Linotype"/>
          <w:noProof/>
        </w:rPr>
        <w:t>.</w:t>
      </w:r>
    </w:p>
    <w:p w14:paraId="5261C71C" w14:textId="77777777" w:rsidR="001937AE" w:rsidRPr="007A7E42" w:rsidRDefault="001937AE" w:rsidP="001937AE">
      <w:pPr>
        <w:pStyle w:val="ListParagraph"/>
        <w:numPr>
          <w:ilvl w:val="0"/>
          <w:numId w:val="49"/>
        </w:numPr>
        <w:spacing w:line="259" w:lineRule="auto"/>
        <w:rPr>
          <w:rFonts w:ascii="Palatino Linotype" w:hAnsi="Palatino Linotype"/>
          <w:noProof/>
        </w:rPr>
      </w:pPr>
      <w:del w:id="3" w:author="Khanh Nguyen" w:date="2021-06-25T19:37:00Z">
        <w:r w:rsidRPr="007A7E42" w:rsidDel="002D6230">
          <w:rPr>
            <w:rFonts w:ascii="Palatino Linotype" w:hAnsi="Palatino Linotype"/>
            <w:noProof/>
          </w:rPr>
          <w:delText xml:space="preserve">c) </w:delText>
        </w:r>
      </w:del>
      <w:r w:rsidRPr="007A7E42">
        <w:rPr>
          <w:rFonts w:ascii="Palatino Linotype" w:hAnsi="Palatino Linotype"/>
          <w:noProof/>
        </w:rPr>
        <w:t xml:space="preserve">Vẽ đường phân giác AD của </w:t>
      </w:r>
      <w:r w:rsidRPr="00661F08">
        <w:rPr>
          <w:position w:val="-6"/>
        </w:rPr>
        <w:object w:dxaOrig="700" w:dyaOrig="279" w14:anchorId="36AC22CB">
          <v:shape id="_x0000_i1128" type="#_x0000_t75" style="width:35.25pt;height:14.25pt" o:ole="">
            <v:imagedata r:id="rId97" o:title=""/>
          </v:shape>
          <o:OLEObject Type="Embed" ProgID="Equation.DSMT4" ShapeID="_x0000_i1128" DrawAspect="Content" ObjectID="_1847051995" r:id="rId98"/>
        </w:object>
      </w:r>
      <w:r w:rsidRPr="007A7E42">
        <w:rPr>
          <w:rFonts w:ascii="Palatino Linotype" w:hAnsi="Palatino Linotype"/>
          <w:noProof/>
        </w:rPr>
        <w:t xml:space="preserve">. Tính </w:t>
      </w:r>
      <w:r w:rsidRPr="00661F08">
        <w:rPr>
          <w:position w:val="-10"/>
        </w:rPr>
        <w:object w:dxaOrig="1680" w:dyaOrig="320" w14:anchorId="04BF8C55">
          <v:shape id="_x0000_i1129" type="#_x0000_t75" style="width:84pt;height:15.75pt" o:ole="">
            <v:imagedata r:id="rId99" o:title=""/>
          </v:shape>
          <o:OLEObject Type="Embed" ProgID="Equation.DSMT4" ShapeID="_x0000_i1129" DrawAspect="Content" ObjectID="_1847051996" r:id="rId100"/>
        </w:object>
      </w:r>
      <w:del w:id="4" w:author="Khanh Nguyen" w:date="2021-06-29T17:45:00Z">
        <w:r w:rsidRPr="007A7E42" w:rsidDel="00980332">
          <w:rPr>
            <w:rFonts w:ascii="Palatino Linotype" w:hAnsi="Palatino Linotype"/>
            <w:noProof/>
          </w:rPr>
          <w:delText xml:space="preserve"> (</w:delText>
        </w:r>
      </w:del>
      <w:del w:id="5" w:author="Khanh Nguyen" w:date="2021-06-29T17:44:00Z">
        <w:r w:rsidRPr="007A7E42" w:rsidDel="00980332">
          <w:rPr>
            <w:rFonts w:ascii="Palatino Linotype" w:hAnsi="Palatino Linotype"/>
            <w:noProof/>
          </w:rPr>
          <w:delText xml:space="preserve">làm tròn đến chữ số thập phân thứ hai). </w:delText>
        </w:r>
      </w:del>
      <w:del w:id="6" w:author="Khanh Nguyen" w:date="2021-06-29T16:09:00Z">
        <w:r w:rsidRPr="007A7E42" w:rsidDel="005F3204">
          <w:rPr>
            <w:rFonts w:ascii="Palatino Linotype" w:hAnsi="Palatino Linotype"/>
            <w:color w:val="000000" w:themeColor="text1"/>
          </w:rPr>
          <w:tab/>
        </w:r>
      </w:del>
    </w:p>
    <w:p w14:paraId="0C205B23" w14:textId="77777777" w:rsidR="001937AE" w:rsidRPr="007A7E42" w:rsidRDefault="001937AE" w:rsidP="001937AE">
      <w:pPr>
        <w:spacing w:before="120" w:after="120" w:line="276" w:lineRule="auto"/>
        <w:jc w:val="both"/>
        <w:rPr>
          <w:rFonts w:ascii="Palatino Linotype" w:hAnsi="Palatino Linotype" w:cs="Times New Roman"/>
          <w:b/>
          <w:lang w:val="pt-BR"/>
        </w:rPr>
      </w:pPr>
      <w:r w:rsidRPr="007A7E42">
        <w:rPr>
          <w:rFonts w:ascii="Palatino Linotype" w:hAnsi="Palatino Linotype" w:cs="Times New Roman"/>
          <w:b/>
          <w:lang w:val="pt-BR"/>
        </w:rPr>
        <w:t xml:space="preserve">Bài 3. </w:t>
      </w:r>
      <w:r w:rsidRPr="007A7E42">
        <w:rPr>
          <w:rFonts w:ascii="Palatino Linotype" w:hAnsi="Palatino Linotype" w:cs="Times New Roman"/>
          <w:lang w:val="pt-BR"/>
        </w:rPr>
        <w:t xml:space="preserve">Giải tam giác </w:t>
      </w:r>
      <w:r>
        <w:rPr>
          <w:rFonts w:ascii="Palatino Linotype" w:hAnsi="Palatino Linotype" w:cs="Times New Roman"/>
          <w:lang w:val="pt-BR"/>
        </w:rPr>
        <w:t>ABC</w:t>
      </w:r>
      <w:r w:rsidRPr="007A7E42">
        <w:rPr>
          <w:rFonts w:ascii="Palatino Linotype" w:hAnsi="Palatino Linotype" w:cs="Times New Roman"/>
          <w:lang w:val="pt-BR"/>
        </w:rPr>
        <w:t xml:space="preserve"> có </w:t>
      </w:r>
      <w:r w:rsidRPr="00661F08">
        <w:rPr>
          <w:position w:val="-10"/>
        </w:rPr>
        <w:object w:dxaOrig="1620" w:dyaOrig="380" w14:anchorId="43775067">
          <v:shape id="_x0000_i1130" type="#_x0000_t75" style="width:81pt;height:18.75pt" o:ole="">
            <v:imagedata r:id="rId101" o:title=""/>
          </v:shape>
          <o:OLEObject Type="Embed" ProgID="Equation.DSMT4" ShapeID="_x0000_i1130" DrawAspect="Content" ObjectID="_1847051997" r:id="rId102"/>
        </w:object>
      </w:r>
      <w:r w:rsidRPr="007A7E42">
        <w:rPr>
          <w:rFonts w:ascii="Palatino Linotype" w:hAnsi="Palatino Linotype" w:cs="Times New Roman"/>
          <w:lang w:val="pt-BR"/>
        </w:rPr>
        <w:t xml:space="preserve"> và </w:t>
      </w:r>
      <w:r w:rsidRPr="00661F08">
        <w:rPr>
          <w:position w:val="-10"/>
        </w:rPr>
        <w:object w:dxaOrig="980" w:dyaOrig="320" w14:anchorId="535449BF">
          <v:shape id="_x0000_i1131" type="#_x0000_t75" style="width:48.75pt;height:15.75pt" o:ole="">
            <v:imagedata r:id="rId103" o:title=""/>
          </v:shape>
          <o:OLEObject Type="Embed" ProgID="Equation.DSMT4" ShapeID="_x0000_i1131" DrawAspect="Content" ObjectID="_1847051998" r:id="rId104"/>
        </w:object>
      </w:r>
      <w:r w:rsidRPr="007A7E42">
        <w:rPr>
          <w:rFonts w:ascii="Palatino Linotype" w:hAnsi="Palatino Linotype" w:cs="Times New Roman"/>
          <w:lang w:val="pt-BR"/>
        </w:rPr>
        <w:t>cm</w:t>
      </w:r>
      <w:r w:rsidRPr="007A7E42">
        <w:rPr>
          <w:rFonts w:ascii="Palatino Linotype" w:hAnsi="Palatino Linotype" w:cs="Times New Roman"/>
          <w:b/>
          <w:lang w:val="pt-BR"/>
        </w:rPr>
        <w:t>.</w:t>
      </w:r>
    </w:p>
    <w:p w14:paraId="5054F8A6" w14:textId="77777777" w:rsidR="001937AE" w:rsidRPr="007A7E42" w:rsidRDefault="001937AE" w:rsidP="001937AE">
      <w:pPr>
        <w:spacing w:before="120" w:after="120" w:line="276" w:lineRule="auto"/>
        <w:jc w:val="both"/>
        <w:rPr>
          <w:rFonts w:ascii="Palatino Linotype" w:hAnsi="Palatino Linotype" w:cs="Times New Roman"/>
          <w:b/>
          <w:lang w:val="pt-BR"/>
        </w:rPr>
      </w:pPr>
      <w:r w:rsidRPr="007A7E42">
        <w:rPr>
          <w:rFonts w:ascii="Palatino Linotype" w:hAnsi="Palatino Linotype" w:cs="Times New Roman"/>
          <w:b/>
          <w:lang w:val="pt-BR"/>
        </w:rPr>
        <w:t xml:space="preserve">Bài 4. </w:t>
      </w:r>
      <w:r w:rsidRPr="007A7E42">
        <w:rPr>
          <w:rFonts w:ascii="Palatino Linotype" w:hAnsi="Palatino Linotype" w:cs="Times New Roman"/>
          <w:lang w:val="pt-BR"/>
        </w:rPr>
        <w:t xml:space="preserve">Giải tam giác </w:t>
      </w:r>
      <w:r>
        <w:rPr>
          <w:rFonts w:ascii="Palatino Linotype" w:hAnsi="Palatino Linotype" w:cs="Times New Roman"/>
          <w:lang w:val="pt-BR"/>
        </w:rPr>
        <w:t>ABC</w:t>
      </w:r>
      <w:r w:rsidRPr="007A7E42">
        <w:rPr>
          <w:rFonts w:ascii="Palatino Linotype" w:hAnsi="Palatino Linotype" w:cs="Times New Roman"/>
          <w:lang w:val="pt-BR"/>
        </w:rPr>
        <w:t xml:space="preserve"> có </w:t>
      </w:r>
      <w:r w:rsidRPr="00661F08">
        <w:rPr>
          <w:position w:val="-6"/>
        </w:rPr>
        <w:object w:dxaOrig="780" w:dyaOrig="340" w14:anchorId="639E056B">
          <v:shape id="_x0000_i1132" type="#_x0000_t75" style="width:39pt;height:17.25pt" o:ole="">
            <v:imagedata r:id="rId105" o:title=""/>
          </v:shape>
          <o:OLEObject Type="Embed" ProgID="Equation.DSMT4" ShapeID="_x0000_i1132" DrawAspect="Content" ObjectID="_1847051999" r:id="rId106"/>
        </w:object>
      </w:r>
      <w:r w:rsidRPr="007A7E42">
        <w:rPr>
          <w:rFonts w:ascii="Palatino Linotype" w:hAnsi="Palatino Linotype" w:cs="Times New Roman"/>
          <w:lang w:val="pt-BR"/>
        </w:rPr>
        <w:t xml:space="preserve"> và </w:t>
      </w:r>
      <w:r w:rsidRPr="00661F08">
        <w:rPr>
          <w:position w:val="-10"/>
        </w:rPr>
        <w:object w:dxaOrig="1900" w:dyaOrig="320" w14:anchorId="4042BC54">
          <v:shape id="_x0000_i1133" type="#_x0000_t75" style="width:95.25pt;height:15.75pt" o:ole="">
            <v:imagedata r:id="rId107" o:title=""/>
          </v:shape>
          <o:OLEObject Type="Embed" ProgID="Equation.DSMT4" ShapeID="_x0000_i1133" DrawAspect="Content" ObjectID="_1847052000" r:id="rId108"/>
        </w:object>
      </w:r>
      <w:r w:rsidRPr="007A7E42">
        <w:rPr>
          <w:rFonts w:ascii="Palatino Linotype" w:hAnsi="Palatino Linotype" w:cs="Times New Roman"/>
          <w:lang w:val="pt-BR"/>
        </w:rPr>
        <w:t>cm.</w:t>
      </w:r>
    </w:p>
    <w:p w14:paraId="66D3D537" w14:textId="77777777" w:rsidR="001937AE" w:rsidRPr="00661F08" w:rsidRDefault="001937AE" w:rsidP="001937AE">
      <w:pPr>
        <w:spacing w:before="120" w:after="120" w:line="276" w:lineRule="auto"/>
        <w:jc w:val="both"/>
        <w:rPr>
          <w:rFonts w:ascii="Palatino Linotype" w:hAnsi="Palatino Linotype" w:cs="Times New Roman"/>
        </w:rPr>
      </w:pPr>
      <w:r w:rsidRPr="007A7E42">
        <w:rPr>
          <w:rFonts w:ascii="Palatino Linotype" w:hAnsi="Palatino Linotype" w:cs="Times New Roman"/>
          <w:b/>
        </w:rPr>
        <w:t xml:space="preserve">Bài 5. </w:t>
      </w:r>
      <w:r w:rsidRPr="007A7E42">
        <w:rPr>
          <w:rFonts w:ascii="Palatino Linotype" w:hAnsi="Palatino Linotype" w:cs="Times New Roman"/>
        </w:rPr>
        <w:t xml:space="preserve">Cho hình chữ nhật </w:t>
      </w:r>
      <w:r>
        <w:rPr>
          <w:rFonts w:ascii="Palatino Linotype" w:hAnsi="Palatino Linotype" w:cs="Times New Roman"/>
        </w:rPr>
        <w:t>ABCD</w:t>
      </w:r>
      <w:r w:rsidRPr="007A7E42">
        <w:rPr>
          <w:rFonts w:ascii="Palatino Linotype" w:hAnsi="Palatino Linotype" w:cs="Times New Roman"/>
        </w:rPr>
        <w:t xml:space="preserve"> thỏa mãn  </w:t>
      </w:r>
      <w:r w:rsidRPr="00661F08">
        <w:rPr>
          <w:position w:val="-6"/>
        </w:rPr>
        <w:object w:dxaOrig="780" w:dyaOrig="279" w14:anchorId="5B3FAFEA">
          <v:shape id="_x0000_i1134" type="#_x0000_t75" style="width:39pt;height:14.25pt" o:ole="">
            <v:imagedata r:id="rId109" o:title=""/>
          </v:shape>
          <o:OLEObject Type="Embed" ProgID="Equation.DSMT4" ShapeID="_x0000_i1134" DrawAspect="Content" ObjectID="_1847052001" r:id="rId110"/>
        </w:object>
      </w:r>
      <w:r w:rsidRPr="007A7E42">
        <w:rPr>
          <w:rFonts w:ascii="Palatino Linotype" w:hAnsi="Palatino Linotype" w:cs="Times New Roman"/>
        </w:rPr>
        <w:t xml:space="preserve">cm, </w:t>
      </w:r>
      <w:r w:rsidRPr="00661F08">
        <w:rPr>
          <w:position w:val="-6"/>
        </w:rPr>
        <w:object w:dxaOrig="1120" w:dyaOrig="360" w14:anchorId="354C9633">
          <v:shape id="_x0000_i1135" type="#_x0000_t75" style="width:56.25pt;height:18pt" o:ole="">
            <v:imagedata r:id="rId111" o:title=""/>
          </v:shape>
          <o:OLEObject Type="Embed" ProgID="Equation.DSMT4" ShapeID="_x0000_i1135" DrawAspect="Content" ObjectID="_1847052002" r:id="rId112"/>
        </w:object>
      </w:r>
      <w:r w:rsidRPr="007A7E42">
        <w:rPr>
          <w:rFonts w:ascii="Palatino Linotype" w:hAnsi="Palatino Linotype" w:cs="Times New Roman"/>
        </w:rPr>
        <w:t xml:space="preserve">. Tính độ dài các đoạn thẳng </w:t>
      </w:r>
      <w:r w:rsidRPr="007A7E42">
        <w:rPr>
          <w:position w:val="-10"/>
        </w:rPr>
        <w:object w:dxaOrig="940" w:dyaOrig="340" w14:anchorId="562AF579">
          <v:shape id="_x0000_i1136" type="#_x0000_t75" style="width:45.75pt;height:18pt" o:ole="">
            <v:imagedata r:id="rId113" o:title=""/>
          </v:shape>
          <o:OLEObject Type="Embed" ProgID="Equation.DSMT4" ShapeID="_x0000_i1136" DrawAspect="Content" ObjectID="_1847052003" r:id="rId114"/>
        </w:object>
      </w:r>
    </w:p>
    <w:p w14:paraId="67A781CF" w14:textId="77777777" w:rsidR="001937AE" w:rsidRPr="007A7E42" w:rsidRDefault="001937AE" w:rsidP="001937AE">
      <w:pPr>
        <w:rPr>
          <w:rFonts w:ascii="Palatino Linotype" w:hAnsi="Palatino Linotype"/>
        </w:rPr>
      </w:pPr>
      <w:r w:rsidRPr="007A7E42">
        <w:rPr>
          <w:rFonts w:ascii="Palatino Linotype" w:hAnsi="Palatino Linotype"/>
          <w:noProof/>
        </w:rPr>
        <w:drawing>
          <wp:anchor distT="0" distB="0" distL="114300" distR="114300" simplePos="0" relativeHeight="251663360" behindDoc="1" locked="0" layoutInCell="1" allowOverlap="1" wp14:anchorId="59DA4249" wp14:editId="252DDB37">
            <wp:simplePos x="0" y="0"/>
            <wp:positionH relativeFrom="margin">
              <wp:align>right</wp:align>
            </wp:positionH>
            <wp:positionV relativeFrom="paragraph">
              <wp:posOffset>71331</wp:posOffset>
            </wp:positionV>
            <wp:extent cx="2422525" cy="1276350"/>
            <wp:effectExtent l="0" t="0" r="0" b="0"/>
            <wp:wrapTight wrapText="bothSides">
              <wp:wrapPolygon edited="0">
                <wp:start x="0" y="0"/>
                <wp:lineTo x="0" y="21278"/>
                <wp:lineTo x="21402" y="21278"/>
                <wp:lineTo x="21402" y="0"/>
                <wp:lineTo x="0" y="0"/>
              </wp:wrapPolygon>
            </wp:wrapTight>
            <wp:docPr id="1004052946" name="Picture 1" descr="A picture containing line, tex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2256" name="Picture 1" descr="A picture containing line, text, screenshot, diagram&#10;&#10;Description automatically generated"/>
                    <pic:cNvPicPr/>
                  </pic:nvPicPr>
                  <pic:blipFill rotWithShape="1">
                    <a:blip r:embed="rId115">
                      <a:extLst>
                        <a:ext uri="{28A0092B-C50C-407E-A947-70E740481C1C}">
                          <a14:useLocalDpi xmlns:a14="http://schemas.microsoft.com/office/drawing/2010/main" val="0"/>
                        </a:ext>
                      </a:extLst>
                    </a:blip>
                    <a:srcRect l="15702" t="22022" r="11191" b="15813"/>
                    <a:stretch/>
                  </pic:blipFill>
                  <pic:spPr bwMode="auto">
                    <a:xfrm>
                      <a:off x="0" y="0"/>
                      <a:ext cx="2422525" cy="127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b/>
          <w:bCs/>
        </w:rPr>
        <w:t>Bài 6.</w:t>
      </w:r>
      <w:r w:rsidRPr="007A7E42">
        <w:rPr>
          <w:rFonts w:ascii="Palatino Linotype" w:hAnsi="Palatino Linotype"/>
        </w:rPr>
        <w:t xml:space="preserve"> </w:t>
      </w:r>
      <w:r w:rsidRPr="007A7E42">
        <w:rPr>
          <w:rFonts w:ascii="Palatino Linotype" w:hAnsi="Palatino Linotype"/>
          <w:b/>
        </w:rPr>
        <w:t xml:space="preserve">(Quận Tân Phú HKI 2019-2020) </w:t>
      </w:r>
      <w:r w:rsidRPr="007A7E42">
        <w:rPr>
          <w:rFonts w:ascii="Palatino Linotype" w:hAnsi="Palatino Linotype"/>
        </w:rPr>
        <w:t>Các góc nhìn đến đỉnh núi có chiều cao là TN so với mực nước biển được đo từ hai đèn tín hiệu tại A và B trên mặt biển.</w:t>
      </w:r>
    </w:p>
    <w:p w14:paraId="202BD272" w14:textId="77777777" w:rsidR="001937AE" w:rsidRPr="007A7E42" w:rsidRDefault="001937AE" w:rsidP="001937AE">
      <w:pPr>
        <w:pStyle w:val="Vnbnnidung0"/>
        <w:tabs>
          <w:tab w:val="left" w:pos="1113"/>
        </w:tabs>
        <w:spacing w:after="120" w:line="269" w:lineRule="auto"/>
        <w:jc w:val="both"/>
        <w:rPr>
          <w:rFonts w:ascii="Palatino Linotype" w:hAnsi="Palatino Linotype"/>
          <w:sz w:val="24"/>
          <w:szCs w:val="24"/>
        </w:rPr>
      </w:pPr>
      <w:r w:rsidRPr="007A7E42">
        <w:rPr>
          <w:rFonts w:ascii="Palatino Linotype" w:hAnsi="Palatino Linotype"/>
          <w:sz w:val="24"/>
          <w:szCs w:val="24"/>
        </w:rPr>
        <w:t xml:space="preserve">Biết </w:t>
      </w:r>
      <w:r w:rsidRPr="007A7E42">
        <w:rPr>
          <w:position w:val="-10"/>
          <w:sz w:val="24"/>
          <w:szCs w:val="24"/>
        </w:rPr>
        <w:object w:dxaOrig="4440" w:dyaOrig="440" w14:anchorId="4917FFB8">
          <v:shape id="_x0000_i1137" type="#_x0000_t75" style="width:222.75pt;height:22.5pt" o:ole="">
            <v:imagedata r:id="rId116" o:title=""/>
          </v:shape>
          <o:OLEObject Type="Embed" ProgID="Equation.DSMT4" ShapeID="_x0000_i1137" DrawAspect="Content" ObjectID="_1847052004" r:id="rId117"/>
        </w:object>
      </w:r>
      <w:r w:rsidRPr="007A7E42">
        <w:rPr>
          <w:rFonts w:ascii="Palatino Linotype" w:hAnsi="Palatino Linotype"/>
          <w:sz w:val="24"/>
          <w:szCs w:val="24"/>
        </w:rPr>
        <w:t xml:space="preserve"> Hỏi chiều cao TN của ngọn núi khoảng bao nhiêu mét (làm tròn kết quả đến một chữ số thập phân)</w:t>
      </w:r>
    </w:p>
    <w:p w14:paraId="4C3516A3" w14:textId="77777777" w:rsidR="001937AE" w:rsidRPr="007A7E42" w:rsidRDefault="001937AE" w:rsidP="001937AE">
      <w:pPr>
        <w:pStyle w:val="Vnbnnidung0"/>
        <w:tabs>
          <w:tab w:val="left" w:pos="1113"/>
        </w:tabs>
        <w:spacing w:after="120" w:line="269" w:lineRule="auto"/>
        <w:jc w:val="both"/>
        <w:rPr>
          <w:rFonts w:ascii="Palatino Linotype" w:eastAsiaTheme="minorHAnsi" w:hAnsi="Palatino Linotype" w:cstheme="minorBidi"/>
          <w:b/>
          <w:sz w:val="24"/>
          <w:szCs w:val="24"/>
        </w:rPr>
      </w:pPr>
      <w:r w:rsidRPr="007A7E42">
        <w:rPr>
          <w:rFonts w:ascii="Palatino Linotype" w:eastAsiaTheme="minorHAnsi" w:hAnsi="Palatino Linotype" w:cstheme="minorBidi"/>
          <w:b/>
          <w:sz w:val="24"/>
          <w:szCs w:val="24"/>
        </w:rPr>
        <w:t xml:space="preserve">Bài 7. (TS 10 TPHCM 2017-2018) </w:t>
      </w:r>
      <w:r w:rsidRPr="007A7E42">
        <w:rPr>
          <w:rFonts w:ascii="Palatino Linotype" w:eastAsiaTheme="minorHAnsi" w:hAnsi="Palatino Linotype" w:cstheme="minorBidi"/>
          <w:sz w:val="24"/>
          <w:szCs w:val="24"/>
        </w:rPr>
        <w:t xml:space="preserve">Lúc 6 giờ sáng, bạn </w:t>
      </w:r>
      <w:proofErr w:type="gramStart"/>
      <w:r w:rsidRPr="007A7E42">
        <w:rPr>
          <w:rFonts w:ascii="Palatino Linotype" w:eastAsiaTheme="minorHAnsi" w:hAnsi="Palatino Linotype" w:cstheme="minorBidi"/>
          <w:sz w:val="24"/>
          <w:szCs w:val="24"/>
        </w:rPr>
        <w:t>An</w:t>
      </w:r>
      <w:proofErr w:type="gramEnd"/>
      <w:r w:rsidRPr="007A7E42">
        <w:rPr>
          <w:rFonts w:ascii="Palatino Linotype" w:eastAsiaTheme="minorHAnsi" w:hAnsi="Palatino Linotype" w:cstheme="minorBidi"/>
          <w:sz w:val="24"/>
          <w:szCs w:val="24"/>
        </w:rPr>
        <w:t xml:space="preserve"> đi từ nhà (đi</w:t>
      </w:r>
      <w:ins w:id="7" w:author="Khanh Nguyen" w:date="2021-06-29T15:21:00Z">
        <w:r w:rsidRPr="007A7E42">
          <w:rPr>
            <w:rFonts w:ascii="Palatino Linotype" w:eastAsiaTheme="minorHAnsi" w:hAnsi="Palatino Linotype" w:cstheme="minorBidi"/>
            <w:sz w:val="24"/>
            <w:szCs w:val="24"/>
          </w:rPr>
          <w:t>ể</w:t>
        </w:r>
      </w:ins>
      <w:del w:id="8" w:author="Khanh Nguyen" w:date="2021-06-29T15:21:00Z">
        <w:r w:rsidRPr="007A7E42" w:rsidDel="00B8123F">
          <w:rPr>
            <w:rFonts w:ascii="Palatino Linotype" w:eastAsiaTheme="minorHAnsi" w:hAnsi="Palatino Linotype" w:cstheme="minorBidi"/>
            <w:sz w:val="24"/>
            <w:szCs w:val="24"/>
          </w:rPr>
          <w:delText>ề</w:delText>
        </w:r>
      </w:del>
      <w:r w:rsidRPr="007A7E42">
        <w:rPr>
          <w:rFonts w:ascii="Palatino Linotype" w:eastAsiaTheme="minorHAnsi" w:hAnsi="Palatino Linotype" w:cstheme="minorBidi"/>
          <w:sz w:val="24"/>
          <w:szCs w:val="24"/>
        </w:rPr>
        <w:t>m A) đến trường (điểm B) phải leo lên và</w:t>
      </w:r>
      <w:r w:rsidRPr="007A7E42">
        <w:rPr>
          <w:rFonts w:ascii="Palatino Linotype" w:eastAsiaTheme="minorHAnsi" w:hAnsi="Palatino Linotype" w:cstheme="minorBidi"/>
          <w:b/>
          <w:sz w:val="24"/>
          <w:szCs w:val="24"/>
        </w:rPr>
        <w:t xml:space="preserve"> </w:t>
      </w:r>
      <w:r w:rsidRPr="007A7E42">
        <w:rPr>
          <w:rFonts w:ascii="Palatino Linotype" w:eastAsiaTheme="minorHAnsi" w:hAnsi="Palatino Linotype" w:cstheme="minorBidi"/>
          <w:sz w:val="24"/>
          <w:szCs w:val="24"/>
        </w:rPr>
        <w:t xml:space="preserve">xuống một con dốc như hình vẽ dưới. Cho biết đoạn </w:t>
      </w:r>
      <w:r w:rsidRPr="007A7E42">
        <w:rPr>
          <w:position w:val="-4"/>
          <w:sz w:val="24"/>
          <w:szCs w:val="24"/>
        </w:rPr>
        <w:object w:dxaOrig="460" w:dyaOrig="279" w14:anchorId="38BA0ABD">
          <v:shape id="_x0000_i1138" type="#_x0000_t75" style="width:22.5pt;height:14.25pt" o:ole="">
            <v:imagedata r:id="rId118" o:title=""/>
          </v:shape>
          <o:OLEObject Type="Embed" ProgID="Equation.DSMT4" ShapeID="_x0000_i1138" DrawAspect="Content" ObjectID="_1847052005" r:id="rId119"/>
        </w:object>
      </w:r>
      <w:r w:rsidRPr="007A7E42">
        <w:rPr>
          <w:rFonts w:ascii="Palatino Linotype" w:eastAsiaTheme="minorHAnsi" w:hAnsi="Palatino Linotype" w:cstheme="minorBidi"/>
          <w:sz w:val="24"/>
          <w:szCs w:val="24"/>
        </w:rPr>
        <w:t xml:space="preserve"> dài </w:t>
      </w:r>
      <w:r w:rsidRPr="007A7E42">
        <w:rPr>
          <w:position w:val="-10"/>
          <w:sz w:val="24"/>
          <w:szCs w:val="24"/>
        </w:rPr>
        <w:object w:dxaOrig="800" w:dyaOrig="340" w14:anchorId="543AC6C8">
          <v:shape id="_x0000_i1139" type="#_x0000_t75" style="width:40.5pt;height:18pt" o:ole="">
            <v:imagedata r:id="rId120" o:title=""/>
          </v:shape>
          <o:OLEObject Type="Embed" ProgID="Equation.DSMT4" ShapeID="_x0000_i1139" DrawAspect="Content" ObjectID="_1847052006" r:id="rId121"/>
        </w:object>
      </w:r>
      <w:r w:rsidRPr="007A7E42">
        <w:rPr>
          <w:rFonts w:ascii="Palatino Linotype" w:eastAsiaTheme="minorHAnsi" w:hAnsi="Palatino Linotype" w:cstheme="minorBidi"/>
          <w:sz w:val="24"/>
          <w:szCs w:val="24"/>
        </w:rPr>
        <w:t xml:space="preserve"> góc </w:t>
      </w:r>
      <w:r w:rsidRPr="007A7E42">
        <w:rPr>
          <w:position w:val="-10"/>
          <w:sz w:val="24"/>
          <w:szCs w:val="24"/>
        </w:rPr>
        <w:object w:dxaOrig="859" w:dyaOrig="400" w14:anchorId="6DE8C37D">
          <v:shape id="_x0000_i1140" type="#_x0000_t75" style="width:42pt;height:19.5pt" o:ole="">
            <v:imagedata r:id="rId122" o:title=""/>
          </v:shape>
          <o:OLEObject Type="Embed" ProgID="Equation.DSMT4" ShapeID="_x0000_i1140" DrawAspect="Content" ObjectID="_1847052007" r:id="rId123"/>
        </w:object>
      </w:r>
      <w:r w:rsidRPr="007A7E42">
        <w:rPr>
          <w:rFonts w:ascii="Palatino Linotype" w:eastAsiaTheme="minorHAnsi" w:hAnsi="Palatino Linotype" w:cstheme="minorBidi"/>
          <w:sz w:val="24"/>
          <w:szCs w:val="24"/>
        </w:rPr>
        <w:t xml:space="preserve"> góc </w:t>
      </w:r>
      <w:r w:rsidRPr="007A7E42">
        <w:rPr>
          <w:position w:val="-4"/>
          <w:sz w:val="24"/>
          <w:szCs w:val="24"/>
        </w:rPr>
        <w:object w:dxaOrig="740" w:dyaOrig="340" w14:anchorId="15A094A3">
          <v:shape id="_x0000_i1141" type="#_x0000_t75" style="width:36.75pt;height:18pt" o:ole="">
            <v:imagedata r:id="rId124" o:title=""/>
          </v:shape>
          <o:OLEObject Type="Embed" ProgID="Equation.DSMT4" ShapeID="_x0000_i1141" DrawAspect="Content" ObjectID="_1847052008" r:id="rId125"/>
        </w:object>
      </w:r>
    </w:p>
    <w:p w14:paraId="2BB24009" w14:textId="77777777" w:rsidR="001937AE" w:rsidRPr="007A7E42" w:rsidRDefault="001937AE" w:rsidP="001937AE">
      <w:pPr>
        <w:pStyle w:val="Vnbnnidung0"/>
        <w:tabs>
          <w:tab w:val="left" w:pos="1113"/>
        </w:tabs>
        <w:spacing w:after="120" w:line="269" w:lineRule="auto"/>
        <w:jc w:val="both"/>
        <w:rPr>
          <w:rFonts w:ascii="Palatino Linotype" w:eastAsiaTheme="minorHAnsi" w:hAnsi="Palatino Linotype" w:cstheme="minorBidi"/>
          <w:sz w:val="24"/>
          <w:szCs w:val="24"/>
        </w:rPr>
      </w:pPr>
      <w:r w:rsidRPr="007A7E42">
        <w:rPr>
          <w:rFonts w:ascii="Palatino Linotype" w:eastAsiaTheme="minorHAnsi" w:hAnsi="Palatino Linotype" w:cstheme="minorBidi"/>
          <w:sz w:val="24"/>
          <w:szCs w:val="24"/>
        </w:rPr>
        <w:t xml:space="preserve">a) Tính chiều cao con dốc.  </w:t>
      </w:r>
    </w:p>
    <w:p w14:paraId="704F646C" w14:textId="77777777" w:rsidR="001937AE" w:rsidRPr="007A7E42" w:rsidRDefault="001937AE" w:rsidP="001937AE">
      <w:pPr>
        <w:pStyle w:val="Vnbnnidung0"/>
        <w:tabs>
          <w:tab w:val="left" w:pos="1113"/>
        </w:tabs>
        <w:spacing w:after="120" w:line="269" w:lineRule="auto"/>
        <w:jc w:val="both"/>
        <w:rPr>
          <w:rFonts w:ascii="Palatino Linotype" w:eastAsiaTheme="minorHAnsi" w:hAnsi="Palatino Linotype" w:cstheme="minorBidi"/>
          <w:sz w:val="24"/>
          <w:szCs w:val="24"/>
        </w:rPr>
      </w:pPr>
      <w:r w:rsidRPr="007A7E42">
        <w:rPr>
          <w:rFonts w:ascii="Palatino Linotype" w:eastAsiaTheme="minorHAnsi" w:hAnsi="Palatino Linotype" w:cstheme="minorBidi"/>
          <w:sz w:val="24"/>
          <w:szCs w:val="24"/>
        </w:rPr>
        <w:t xml:space="preserve">b) Hỏi bạn </w:t>
      </w:r>
      <w:proofErr w:type="gramStart"/>
      <w:r w:rsidRPr="007A7E42">
        <w:rPr>
          <w:rFonts w:ascii="Palatino Linotype" w:eastAsiaTheme="minorHAnsi" w:hAnsi="Palatino Linotype" w:cstheme="minorBidi"/>
          <w:sz w:val="24"/>
          <w:szCs w:val="24"/>
        </w:rPr>
        <w:t>An</w:t>
      </w:r>
      <w:proofErr w:type="gramEnd"/>
      <w:r w:rsidRPr="007A7E42">
        <w:rPr>
          <w:rFonts w:ascii="Palatino Linotype" w:eastAsiaTheme="minorHAnsi" w:hAnsi="Palatino Linotype" w:cstheme="minorBidi"/>
          <w:sz w:val="24"/>
          <w:szCs w:val="24"/>
        </w:rPr>
        <w:t xml:space="preserve"> đến trường lúc mấy giờ? Biết rằng tốc độ lên dốc là 4km/h và tốc độ xuống dốc là 19km/h.  </w:t>
      </w:r>
    </w:p>
    <w:p w14:paraId="30CC6431" w14:textId="77777777" w:rsidR="001937AE" w:rsidRPr="007A7E42" w:rsidDel="00B8123F" w:rsidRDefault="001937AE" w:rsidP="001937AE">
      <w:pPr>
        <w:pStyle w:val="Vnbnnidung0"/>
        <w:tabs>
          <w:tab w:val="left" w:pos="1113"/>
        </w:tabs>
        <w:spacing w:after="120" w:line="269" w:lineRule="auto"/>
        <w:jc w:val="center"/>
        <w:rPr>
          <w:del w:id="9" w:author="Khanh Nguyen" w:date="2021-06-29T15:22:00Z"/>
          <w:rFonts w:ascii="Palatino Linotype" w:eastAsiaTheme="minorHAnsi" w:hAnsi="Palatino Linotype" w:cstheme="minorBidi"/>
          <w:sz w:val="24"/>
          <w:szCs w:val="24"/>
        </w:rPr>
      </w:pPr>
      <w:r w:rsidRPr="007A7E42">
        <w:rPr>
          <w:rFonts w:ascii="Palatino Linotype" w:hAnsi="Palatino Linotype"/>
          <w:noProof/>
          <w:sz w:val="24"/>
          <w:szCs w:val="24"/>
        </w:rPr>
        <w:drawing>
          <wp:inline distT="0" distB="0" distL="0" distR="0" wp14:anchorId="6B3F87A6" wp14:editId="7F43CDC2">
            <wp:extent cx="3294351" cy="862641"/>
            <wp:effectExtent l="0" t="0" r="1905" b="0"/>
            <wp:docPr id="792662509" name="Picture 792662509" descr="A triangle with a square and a square with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62509" name="Picture 792662509" descr="A triangle with a square and a square with letters&#10;&#10;Description automatically generated"/>
                    <pic:cNvPicPr/>
                  </pic:nvPicPr>
                  <pic:blipFill rotWithShape="1">
                    <a:blip r:embed="rId126">
                      <a:extLst>
                        <a:ext uri="{28A0092B-C50C-407E-A947-70E740481C1C}">
                          <a14:useLocalDpi xmlns:a14="http://schemas.microsoft.com/office/drawing/2010/main" val="0"/>
                        </a:ext>
                      </a:extLst>
                    </a:blip>
                    <a:srcRect b="23256"/>
                    <a:stretch/>
                  </pic:blipFill>
                  <pic:spPr bwMode="auto">
                    <a:xfrm>
                      <a:off x="0" y="0"/>
                      <a:ext cx="3360843" cy="880052"/>
                    </a:xfrm>
                    <a:prstGeom prst="rect">
                      <a:avLst/>
                    </a:prstGeom>
                    <a:ln>
                      <a:noFill/>
                    </a:ln>
                    <a:extLst>
                      <a:ext uri="{53640926-AAD7-44D8-BBD7-CCE9431645EC}">
                        <a14:shadowObscured xmlns:a14="http://schemas.microsoft.com/office/drawing/2010/main"/>
                      </a:ext>
                    </a:extLst>
                  </pic:spPr>
                </pic:pic>
              </a:graphicData>
            </a:graphic>
          </wp:inline>
        </w:drawing>
      </w:r>
    </w:p>
    <w:p w14:paraId="2C2C8771" w14:textId="77777777" w:rsidR="001937AE" w:rsidRPr="007A7E42" w:rsidRDefault="001937AE" w:rsidP="001937AE">
      <w:pPr>
        <w:pStyle w:val="Vnbnnidung0"/>
        <w:tabs>
          <w:tab w:val="left" w:pos="1113"/>
        </w:tabs>
        <w:spacing w:after="120" w:line="269" w:lineRule="auto"/>
        <w:jc w:val="center"/>
        <w:rPr>
          <w:rFonts w:ascii="Palatino Linotype" w:hAnsi="Palatino Linotype"/>
          <w:sz w:val="24"/>
          <w:szCs w:val="24"/>
        </w:rPr>
        <w:pPrChange w:id="10" w:author="Khanh Nguyen" w:date="2021-06-29T15:22:00Z">
          <w:pPr>
            <w:widowControl w:val="0"/>
            <w:tabs>
              <w:tab w:val="left" w:leader="dot" w:pos="9630"/>
            </w:tabs>
            <w:spacing w:line="276" w:lineRule="auto"/>
          </w:pPr>
        </w:pPrChange>
      </w:pPr>
      <w:r w:rsidRPr="007A7E42">
        <w:rPr>
          <w:rFonts w:ascii="Palatino Linotype" w:hAnsi="Palatino Linotype"/>
          <w:sz w:val="24"/>
          <w:szCs w:val="24"/>
        </w:rPr>
        <w:tab/>
      </w:r>
    </w:p>
    <w:p w14:paraId="4354B325" w14:textId="77777777" w:rsidR="001937AE" w:rsidRPr="007A7E42" w:rsidRDefault="001937AE" w:rsidP="001937AE">
      <w:pPr>
        <w:pStyle w:val="ListParagraph"/>
        <w:spacing w:line="240" w:lineRule="auto"/>
        <w:jc w:val="both"/>
        <w:rPr>
          <w:ins w:id="11" w:author="Khanh Nguyen" w:date="2021-07-01T15:30:00Z"/>
          <w:rFonts w:ascii="Palatino Linotype" w:hAnsi="Palatino Linotype"/>
          <w:lang w:val="nl-NL"/>
          <w:rPrChange w:id="12" w:author="Khanh Nguyen" w:date="2021-07-01T15:31:00Z">
            <w:rPr>
              <w:ins w:id="13" w:author="Khanh Nguyen" w:date="2021-07-01T15:30:00Z"/>
              <w:rFonts w:ascii="Cambria Math" w:hAnsi="Cambria Math"/>
            </w:rPr>
          </w:rPrChange>
        </w:rPr>
        <w:pPrChange w:id="14" w:author="Khanh Nguyen" w:date="2021-07-01T15:42:00Z">
          <w:pPr>
            <w:pStyle w:val="ListParagraph"/>
            <w:numPr>
              <w:numId w:val="56"/>
            </w:numPr>
            <w:tabs>
              <w:tab w:val="num" w:pos="360"/>
              <w:tab w:val="num" w:pos="720"/>
            </w:tabs>
            <w:spacing w:line="288" w:lineRule="auto"/>
            <w:ind w:left="360" w:hanging="720"/>
          </w:pPr>
        </w:pPrChange>
      </w:pPr>
    </w:p>
    <w:tbl>
      <w:tblPr>
        <w:tblStyle w:val="TableGrid"/>
        <w:tblW w:w="11057" w:type="dxa"/>
        <w:tblInd w:w="-147" w:type="dxa"/>
        <w:tblLayout w:type="fixed"/>
        <w:tblLook w:val="04A0" w:firstRow="1" w:lastRow="0" w:firstColumn="1" w:lastColumn="0" w:noHBand="0" w:noVBand="1"/>
        <w:tblPrChange w:id="15" w:author="Khanh Nguyen" w:date="2021-07-01T15:41:00Z">
          <w:tblPr>
            <w:tblStyle w:val="TableGrid"/>
            <w:tblW w:w="0" w:type="auto"/>
            <w:tblInd w:w="-365" w:type="dxa"/>
            <w:tblLook w:val="04A0" w:firstRow="1" w:lastRow="0" w:firstColumn="1" w:lastColumn="0" w:noHBand="0" w:noVBand="1"/>
          </w:tblPr>
        </w:tblPrChange>
      </w:tblPr>
      <w:tblGrid>
        <w:gridCol w:w="8015"/>
        <w:gridCol w:w="3042"/>
        <w:tblGridChange w:id="16">
          <w:tblGrid>
            <w:gridCol w:w="8015"/>
            <w:gridCol w:w="937"/>
            <w:gridCol w:w="2105"/>
            <w:gridCol w:w="3053"/>
            <w:gridCol w:w="4557"/>
          </w:tblGrid>
        </w:tblGridChange>
      </w:tblGrid>
      <w:tr w:rsidR="001937AE" w:rsidRPr="007A7E42" w14:paraId="20069672" w14:textId="77777777" w:rsidTr="00FD49F4">
        <w:trPr>
          <w:ins w:id="17" w:author="Khanh Nguyen" w:date="2021-07-01T15:33:00Z"/>
          <w:trPrChange w:id="18" w:author="Khanh Nguyen" w:date="2021-07-01T15:41:00Z">
            <w:trPr>
              <w:gridBefore w:val="2"/>
            </w:trPr>
          </w:trPrChange>
        </w:trPr>
        <w:tc>
          <w:tcPr>
            <w:tcW w:w="8015" w:type="dxa"/>
            <w:tcPrChange w:id="19" w:author="Khanh Nguyen" w:date="2021-07-01T15:41:00Z">
              <w:tcPr>
                <w:tcW w:w="5158" w:type="dxa"/>
                <w:gridSpan w:val="2"/>
              </w:tcPr>
            </w:tcPrChange>
          </w:tcPr>
          <w:p w14:paraId="23697C04" w14:textId="77777777" w:rsidR="001937AE" w:rsidRPr="007A7E42" w:rsidRDefault="001937AE" w:rsidP="00FD49F4">
            <w:pPr>
              <w:pStyle w:val="ListParagraph"/>
              <w:numPr>
                <w:ilvl w:val="0"/>
                <w:numId w:val="59"/>
              </w:numPr>
              <w:spacing w:line="288" w:lineRule="auto"/>
              <w:ind w:left="459" w:firstLine="141"/>
              <w:jc w:val="both"/>
              <w:rPr>
                <w:ins w:id="20" w:author="Khanh Nguyen" w:date="2021-07-01T15:33:00Z"/>
                <w:rFonts w:ascii="Palatino Linotype" w:hAnsi="Palatino Linotype"/>
                <w:sz w:val="24"/>
                <w:szCs w:val="24"/>
                <w:lang w:val="fr-FR"/>
                <w:rPrChange w:id="21" w:author="Khanh Nguyen" w:date="2021-07-01T15:34:00Z">
                  <w:rPr>
                    <w:ins w:id="22" w:author="Khanh Nguyen" w:date="2021-07-01T15:33:00Z"/>
                    <w:lang w:val="en-US"/>
                  </w:rPr>
                </w:rPrChange>
              </w:rPr>
              <w:pPrChange w:id="23" w:author="Khanh Nguyen" w:date="2021-07-01T15:42:00Z">
                <w:pPr>
                  <w:pStyle w:val="ListParagraph"/>
                  <w:numPr>
                    <w:numId w:val="57"/>
                  </w:numPr>
                  <w:tabs>
                    <w:tab w:val="num" w:pos="360"/>
                    <w:tab w:val="num" w:pos="720"/>
                  </w:tabs>
                  <w:spacing w:line="288" w:lineRule="auto"/>
                  <w:ind w:left="973" w:hanging="720"/>
                  <w:jc w:val="both"/>
                </w:pPr>
              </w:pPrChange>
            </w:pPr>
            <w:ins w:id="24" w:author="Khanh Nguyen" w:date="2021-07-01T15:34:00Z">
              <w:r w:rsidRPr="007A7E42">
                <w:rPr>
                  <w:rFonts w:ascii="Palatino Linotype" w:hAnsi="Palatino Linotype"/>
                  <w:b/>
                  <w:bCs/>
                  <w:sz w:val="24"/>
                  <w:szCs w:val="24"/>
                  <w:lang w:val="fr-FR"/>
                </w:rPr>
                <w:t xml:space="preserve"> </w:t>
              </w:r>
              <w:r w:rsidRPr="007A7E42">
                <w:rPr>
                  <w:rFonts w:ascii="Palatino Linotype" w:hAnsi="Palatino Linotype"/>
                  <w:sz w:val="24"/>
                  <w:szCs w:val="24"/>
                  <w:lang w:val="fr-FR"/>
                </w:rPr>
                <w:t>Một người đứng trên tháp quan sát của ngọn hải đăng cao 50m nhìn về hướng Tây Nam, người đó quan sát hai lần một con thuyền đang hướng về ngọn hải đăng. Lần thứ nhất người đó nhìn thấy thuyền với góc hạ là 20</w:t>
              </w:r>
              <w:r w:rsidRPr="007A7E42">
                <w:rPr>
                  <w:rFonts w:ascii="Palatino Linotype" w:hAnsi="Palatino Linotype"/>
                  <w:sz w:val="24"/>
                  <w:szCs w:val="24"/>
                  <w:vertAlign w:val="superscript"/>
                  <w:lang w:val="fr-FR"/>
                </w:rPr>
                <w:t>0</w:t>
              </w:r>
              <w:r w:rsidRPr="007A7E42">
                <w:rPr>
                  <w:rFonts w:ascii="Palatino Linotype" w:hAnsi="Palatino Linotype"/>
                  <w:sz w:val="24"/>
                  <w:szCs w:val="24"/>
                  <w:lang w:val="fr-FR"/>
                </w:rPr>
                <w:t>, lần thứ 2 người đó nhìn thấy thuyền với góc hạ là 30</w:t>
              </w:r>
              <w:r w:rsidRPr="007A7E42">
                <w:rPr>
                  <w:rFonts w:ascii="Palatino Linotype" w:hAnsi="Palatino Linotype"/>
                  <w:sz w:val="24"/>
                  <w:szCs w:val="24"/>
                  <w:vertAlign w:val="superscript"/>
                  <w:lang w:val="fr-FR"/>
                </w:rPr>
                <w:t>0</w:t>
              </w:r>
              <w:r w:rsidRPr="007A7E42">
                <w:rPr>
                  <w:rFonts w:ascii="Palatino Linotype" w:hAnsi="Palatino Linotype"/>
                  <w:sz w:val="24"/>
                  <w:szCs w:val="24"/>
                  <w:lang w:val="fr-FR"/>
                </w:rPr>
                <w:t>. Hỏi con thuyền đã đi được bao nhiêu mét giữa hai lần quan sát (làm tròn hai chữ số thập phân).</w:t>
              </w:r>
            </w:ins>
          </w:p>
        </w:tc>
        <w:tc>
          <w:tcPr>
            <w:tcW w:w="3042" w:type="dxa"/>
            <w:tcPrChange w:id="25" w:author="Khanh Nguyen" w:date="2021-07-01T15:41:00Z">
              <w:tcPr>
                <w:tcW w:w="4557" w:type="dxa"/>
              </w:tcPr>
            </w:tcPrChange>
          </w:tcPr>
          <w:p w14:paraId="20C77CAC" w14:textId="77777777" w:rsidR="001937AE" w:rsidRPr="007A7E42" w:rsidRDefault="001937AE" w:rsidP="00FD49F4">
            <w:pPr>
              <w:spacing w:line="288" w:lineRule="auto"/>
              <w:rPr>
                <w:ins w:id="26" w:author="Khanh Nguyen" w:date="2021-07-01T15:33:00Z"/>
                <w:rFonts w:ascii="Palatino Linotype" w:hAnsi="Palatino Linotype"/>
                <w:noProof/>
                <w:sz w:val="24"/>
                <w:szCs w:val="24"/>
              </w:rPr>
            </w:pPr>
            <w:ins w:id="27" w:author="Khanh Nguyen" w:date="2021-07-01T15:34:00Z">
              <w:r w:rsidRPr="007A7E42">
                <w:rPr>
                  <w:rFonts w:ascii="Palatino Linotype" w:hAnsi="Palatino Linotype"/>
                  <w:noProof/>
                  <w:sz w:val="24"/>
                  <w:szCs w:val="24"/>
                  <w:lang w:val="en-US"/>
                </w:rPr>
                <w:drawing>
                  <wp:anchor distT="0" distB="0" distL="114300" distR="114300" simplePos="0" relativeHeight="251662336" behindDoc="1" locked="0" layoutInCell="1" allowOverlap="1" wp14:anchorId="67397F63" wp14:editId="23D8F92B">
                    <wp:simplePos x="0" y="0"/>
                    <wp:positionH relativeFrom="column">
                      <wp:posOffset>-36195</wp:posOffset>
                    </wp:positionH>
                    <wp:positionV relativeFrom="paragraph">
                      <wp:posOffset>0</wp:posOffset>
                    </wp:positionV>
                    <wp:extent cx="1989666" cy="1193165"/>
                    <wp:effectExtent l="0" t="0" r="0" b="0"/>
                    <wp:wrapTight wrapText="bothSides">
                      <wp:wrapPolygon edited="0">
                        <wp:start x="18408" y="1035"/>
                        <wp:lineTo x="1861" y="3104"/>
                        <wp:lineTo x="1861" y="5173"/>
                        <wp:lineTo x="15099" y="7242"/>
                        <wp:lineTo x="8480" y="12760"/>
                        <wp:lineTo x="1448" y="14139"/>
                        <wp:lineTo x="0" y="15174"/>
                        <wp:lineTo x="207" y="18968"/>
                        <wp:lineTo x="1448" y="20692"/>
                        <wp:lineTo x="8894" y="20692"/>
                        <wp:lineTo x="17787" y="20002"/>
                        <wp:lineTo x="20890" y="19657"/>
                        <wp:lineTo x="20269" y="4828"/>
                        <wp:lineTo x="19442" y="1035"/>
                        <wp:lineTo x="18408" y="1035"/>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989666" cy="1193165"/>
                            </a:xfrm>
                            <a:prstGeom prst="rect">
                              <a:avLst/>
                            </a:prstGeom>
                            <a:noFill/>
                            <a:ln>
                              <a:noFill/>
                            </a:ln>
                          </pic:spPr>
                        </pic:pic>
                      </a:graphicData>
                    </a:graphic>
                    <wp14:sizeRelH relativeFrom="margin">
                      <wp14:pctWidth>0</wp14:pctWidth>
                    </wp14:sizeRelH>
                  </wp:anchor>
                </w:drawing>
              </w:r>
            </w:ins>
          </w:p>
        </w:tc>
      </w:tr>
      <w:tr w:rsidR="001937AE" w:rsidRPr="007A7E42" w14:paraId="564CF603" w14:textId="77777777" w:rsidTr="00FD49F4">
        <w:trPr>
          <w:ins w:id="28" w:author="Khanh Nguyen" w:date="2021-07-01T15:35:00Z"/>
          <w:trPrChange w:id="29" w:author="Khanh Nguyen" w:date="2021-07-01T15:41:00Z">
            <w:trPr>
              <w:gridBefore w:val="2"/>
            </w:trPr>
          </w:trPrChange>
        </w:trPr>
        <w:tc>
          <w:tcPr>
            <w:tcW w:w="8015" w:type="dxa"/>
            <w:tcPrChange w:id="30" w:author="Khanh Nguyen" w:date="2021-07-01T15:41:00Z">
              <w:tcPr>
                <w:tcW w:w="5158" w:type="dxa"/>
                <w:gridSpan w:val="2"/>
              </w:tcPr>
            </w:tcPrChange>
          </w:tcPr>
          <w:p w14:paraId="37C66397" w14:textId="77777777" w:rsidR="001937AE" w:rsidRPr="007A7E42" w:rsidRDefault="001937AE" w:rsidP="00FD49F4">
            <w:pPr>
              <w:pStyle w:val="ListParagraph"/>
              <w:numPr>
                <w:ilvl w:val="0"/>
                <w:numId w:val="59"/>
              </w:numPr>
              <w:spacing w:line="288" w:lineRule="auto"/>
              <w:ind w:left="459" w:firstLine="283"/>
              <w:jc w:val="both"/>
              <w:rPr>
                <w:ins w:id="31" w:author="Khanh Nguyen" w:date="2021-07-01T15:35:00Z"/>
                <w:rFonts w:ascii="Palatino Linotype" w:hAnsi="Palatino Linotype"/>
                <w:bCs/>
                <w:sz w:val="24"/>
                <w:szCs w:val="24"/>
                <w:rPrChange w:id="32" w:author="Khanh Nguyen" w:date="2021-07-01T15:35:00Z">
                  <w:rPr>
                    <w:ins w:id="33" w:author="Khanh Nguyen" w:date="2021-07-01T15:35:00Z"/>
                    <w:lang w:val="fr-FR"/>
                  </w:rPr>
                </w:rPrChange>
              </w:rPr>
              <w:pPrChange w:id="34" w:author="Khanh Nguyen" w:date="2021-07-01T15:42:00Z">
                <w:pPr>
                  <w:pStyle w:val="ListParagraph"/>
                  <w:numPr>
                    <w:numId w:val="57"/>
                  </w:numPr>
                  <w:tabs>
                    <w:tab w:val="num" w:pos="360"/>
                    <w:tab w:val="num" w:pos="720"/>
                  </w:tabs>
                  <w:spacing w:line="288" w:lineRule="auto"/>
                  <w:ind w:left="973" w:hanging="720"/>
                </w:pPr>
              </w:pPrChange>
            </w:pPr>
            <w:ins w:id="35" w:author="Khanh Nguyen" w:date="2021-07-01T15:35:00Z">
              <w:r w:rsidRPr="007A7E42">
                <w:rPr>
                  <w:rFonts w:ascii="Palatino Linotype" w:hAnsi="Palatino Linotype"/>
                  <w:bCs/>
                  <w:sz w:val="24"/>
                  <w:szCs w:val="24"/>
                  <w:lang w:val="pt-BR"/>
                  <w:rPrChange w:id="36" w:author="Khanh Nguyen" w:date="2021-07-01T15:35:00Z">
                    <w:rPr>
                      <w:rFonts w:ascii="Cambria Math" w:hAnsi="Cambria Math"/>
                      <w:b/>
                      <w:bCs/>
                      <w:lang w:val="pt-BR"/>
                    </w:rPr>
                  </w:rPrChange>
                </w:rPr>
                <w:lastRenderedPageBreak/>
                <w:t>Hai bạn A và B đứng ở hai đầu bờ hồ cùng nhìn về một cậy (gốc là điểm C). Biết góc nhìn tại A của bạn A là 51</w:t>
              </w:r>
              <w:r w:rsidRPr="007A7E42">
                <w:rPr>
                  <w:rFonts w:ascii="Palatino Linotype" w:hAnsi="Palatino Linotype"/>
                  <w:bCs/>
                  <w:sz w:val="24"/>
                  <w:szCs w:val="24"/>
                  <w:vertAlign w:val="superscript"/>
                  <w:lang w:val="pt-BR"/>
                  <w:rPrChange w:id="37" w:author="Khanh Nguyen" w:date="2021-07-01T15:35:00Z">
                    <w:rPr>
                      <w:rFonts w:ascii="Cambria Math" w:hAnsi="Cambria Math"/>
                      <w:b/>
                      <w:bCs/>
                      <w:vertAlign w:val="superscript"/>
                      <w:lang w:val="pt-BR"/>
                    </w:rPr>
                  </w:rPrChange>
                </w:rPr>
                <w:t>0</w:t>
              </w:r>
              <w:r w:rsidRPr="007A7E42">
                <w:rPr>
                  <w:rFonts w:ascii="Palatino Linotype" w:hAnsi="Palatino Linotype"/>
                  <w:bCs/>
                  <w:sz w:val="24"/>
                  <w:szCs w:val="24"/>
                  <w:lang w:val="pt-BR"/>
                  <w:rPrChange w:id="38" w:author="Khanh Nguyen" w:date="2021-07-01T15:35:00Z">
                    <w:rPr>
                      <w:rFonts w:ascii="Cambria Math" w:hAnsi="Cambria Math"/>
                      <w:b/>
                      <w:bCs/>
                      <w:lang w:val="pt-BR"/>
                    </w:rPr>
                  </w:rPrChange>
                </w:rPr>
                <w:t>, góc nhìn tại B của bạn B là 30</w:t>
              </w:r>
              <w:r w:rsidRPr="007A7E42">
                <w:rPr>
                  <w:rFonts w:ascii="Palatino Linotype" w:hAnsi="Palatino Linotype"/>
                  <w:bCs/>
                  <w:sz w:val="24"/>
                  <w:szCs w:val="24"/>
                  <w:vertAlign w:val="superscript"/>
                  <w:lang w:val="pt-BR"/>
                  <w:rPrChange w:id="39" w:author="Khanh Nguyen" w:date="2021-07-01T15:35:00Z">
                    <w:rPr>
                      <w:rFonts w:ascii="Cambria Math" w:hAnsi="Cambria Math"/>
                      <w:b/>
                      <w:bCs/>
                      <w:vertAlign w:val="superscript"/>
                      <w:lang w:val="pt-BR"/>
                    </w:rPr>
                  </w:rPrChange>
                </w:rPr>
                <w:t>0</w:t>
              </w:r>
              <w:r w:rsidRPr="007A7E42">
                <w:rPr>
                  <w:rFonts w:ascii="Palatino Linotype" w:hAnsi="Palatino Linotype"/>
                  <w:bCs/>
                  <w:sz w:val="24"/>
                  <w:szCs w:val="24"/>
                  <w:lang w:val="pt-BR"/>
                  <w:rPrChange w:id="40" w:author="Khanh Nguyen" w:date="2021-07-01T15:35:00Z">
                    <w:rPr>
                      <w:rFonts w:ascii="Cambria Math" w:hAnsi="Cambria Math"/>
                      <w:b/>
                      <w:bCs/>
                      <w:lang w:val="pt-BR"/>
                    </w:rPr>
                  </w:rPrChange>
                </w:rPr>
                <w:t xml:space="preserve">, và khoảng cách từ A đến C là 224 m, khoảng cách từ B đến C là 348 m. Hỏi hai bạn A và B đứng cách nhau bao nhiêu mét? </w:t>
              </w:r>
              <w:r w:rsidRPr="007A7E42">
                <w:rPr>
                  <w:rFonts w:ascii="Palatino Linotype" w:hAnsi="Palatino Linotype"/>
                  <w:bCs/>
                  <w:sz w:val="24"/>
                  <w:szCs w:val="24"/>
                  <w:rPrChange w:id="41" w:author="Khanh Nguyen" w:date="2021-07-01T15:35:00Z">
                    <w:rPr>
                      <w:rFonts w:ascii="Cambria Math" w:hAnsi="Cambria Math"/>
                      <w:b/>
                      <w:bCs/>
                    </w:rPr>
                  </w:rPrChange>
                </w:rPr>
                <w:t>(làm tròn mét).</w:t>
              </w:r>
            </w:ins>
          </w:p>
        </w:tc>
        <w:tc>
          <w:tcPr>
            <w:tcW w:w="3042" w:type="dxa"/>
            <w:tcPrChange w:id="42" w:author="Khanh Nguyen" w:date="2021-07-01T15:41:00Z">
              <w:tcPr>
                <w:tcW w:w="4557" w:type="dxa"/>
              </w:tcPr>
            </w:tcPrChange>
          </w:tcPr>
          <w:p w14:paraId="50E758F8" w14:textId="77777777" w:rsidR="001937AE" w:rsidRPr="007A7E42" w:rsidRDefault="001937AE" w:rsidP="00FD49F4">
            <w:pPr>
              <w:spacing w:line="288" w:lineRule="auto"/>
              <w:rPr>
                <w:ins w:id="43" w:author="Khanh Nguyen" w:date="2021-07-01T15:35:00Z"/>
                <w:rFonts w:ascii="Palatino Linotype" w:hAnsi="Palatino Linotype"/>
                <w:noProof/>
                <w:sz w:val="24"/>
                <w:szCs w:val="24"/>
                <w:lang w:val="en-US"/>
              </w:rPr>
            </w:pPr>
            <w:ins w:id="44" w:author="Khanh Nguyen" w:date="2021-07-01T15:35:00Z">
              <w:r w:rsidRPr="007A7E42">
                <w:rPr>
                  <w:rFonts w:ascii="Palatino Linotype" w:hAnsi="Palatino Linotype"/>
                  <w:noProof/>
                  <w:sz w:val="24"/>
                  <w:szCs w:val="24"/>
                  <w:lang w:val="en-US"/>
                </w:rPr>
                <w:drawing>
                  <wp:anchor distT="0" distB="0" distL="114300" distR="114300" simplePos="0" relativeHeight="251659264" behindDoc="1" locked="0" layoutInCell="1" allowOverlap="1" wp14:anchorId="55DBB84B" wp14:editId="6939EEA2">
                    <wp:simplePos x="0" y="0"/>
                    <wp:positionH relativeFrom="column">
                      <wp:posOffset>120650</wp:posOffset>
                    </wp:positionH>
                    <wp:positionV relativeFrom="paragraph">
                      <wp:posOffset>190818</wp:posOffset>
                    </wp:positionV>
                    <wp:extent cx="1710902" cy="1292198"/>
                    <wp:effectExtent l="0" t="0" r="0" b="0"/>
                    <wp:wrapTight wrapText="bothSides">
                      <wp:wrapPolygon edited="0">
                        <wp:start x="6976" y="319"/>
                        <wp:lineTo x="5773" y="1593"/>
                        <wp:lineTo x="5773" y="3504"/>
                        <wp:lineTo x="6494" y="6053"/>
                        <wp:lineTo x="1443" y="9558"/>
                        <wp:lineTo x="1203" y="10832"/>
                        <wp:lineTo x="3608" y="11150"/>
                        <wp:lineTo x="0" y="16248"/>
                        <wp:lineTo x="0" y="17204"/>
                        <wp:lineTo x="8178" y="20389"/>
                        <wp:lineTo x="14192" y="20389"/>
                        <wp:lineTo x="15875" y="19752"/>
                        <wp:lineTo x="19243" y="17204"/>
                        <wp:lineTo x="21167" y="16248"/>
                        <wp:lineTo x="20927" y="14655"/>
                        <wp:lineTo x="14913" y="11150"/>
                        <wp:lineTo x="16837" y="10195"/>
                        <wp:lineTo x="15875" y="9558"/>
                        <wp:lineTo x="9381" y="6053"/>
                        <wp:lineTo x="9621" y="4779"/>
                        <wp:lineTo x="8659" y="1274"/>
                        <wp:lineTo x="7938" y="319"/>
                        <wp:lineTo x="6976" y="319"/>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710902" cy="1292198"/>
                            </a:xfrm>
                            <a:prstGeom prst="rect">
                              <a:avLst/>
                            </a:prstGeom>
                            <a:noFill/>
                            <a:ln>
                              <a:noFill/>
                            </a:ln>
                          </pic:spPr>
                        </pic:pic>
                      </a:graphicData>
                    </a:graphic>
                  </wp:anchor>
                </w:drawing>
              </w:r>
            </w:ins>
          </w:p>
        </w:tc>
      </w:tr>
      <w:tr w:rsidR="001937AE" w:rsidRPr="007A7E42" w14:paraId="7FF11F3F" w14:textId="77777777" w:rsidTr="00FD49F4">
        <w:trPr>
          <w:ins w:id="45" w:author="Khanh Nguyen" w:date="2021-07-01T15:36:00Z"/>
          <w:trPrChange w:id="46" w:author="Khanh Nguyen" w:date="2021-07-01T15:41:00Z">
            <w:trPr>
              <w:gridBefore w:val="2"/>
            </w:trPr>
          </w:trPrChange>
        </w:trPr>
        <w:tc>
          <w:tcPr>
            <w:tcW w:w="8015" w:type="dxa"/>
            <w:tcPrChange w:id="47" w:author="Khanh Nguyen" w:date="2021-07-01T15:41:00Z">
              <w:tcPr>
                <w:tcW w:w="5158" w:type="dxa"/>
                <w:gridSpan w:val="2"/>
              </w:tcPr>
            </w:tcPrChange>
          </w:tcPr>
          <w:p w14:paraId="6186BBB6" w14:textId="77777777" w:rsidR="001937AE" w:rsidRPr="007A7E42" w:rsidRDefault="001937AE" w:rsidP="00FD49F4">
            <w:pPr>
              <w:pStyle w:val="ListParagraph"/>
              <w:numPr>
                <w:ilvl w:val="0"/>
                <w:numId w:val="59"/>
              </w:numPr>
              <w:spacing w:line="288" w:lineRule="auto"/>
              <w:ind w:left="394" w:firstLine="348"/>
              <w:jc w:val="both"/>
              <w:rPr>
                <w:ins w:id="48" w:author="Khanh Nguyen" w:date="2021-07-01T15:36:00Z"/>
                <w:rFonts w:ascii="Palatino Linotype" w:hAnsi="Palatino Linotype"/>
                <w:bCs/>
                <w:sz w:val="24"/>
                <w:szCs w:val="24"/>
                <w:lang w:val="fr-FR"/>
                <w:rPrChange w:id="49" w:author="Khanh Nguyen" w:date="2021-07-01T15:37:00Z">
                  <w:rPr>
                    <w:ins w:id="50" w:author="Khanh Nguyen" w:date="2021-07-01T15:36:00Z"/>
                    <w:lang w:val="fr-FR"/>
                  </w:rPr>
                </w:rPrChange>
              </w:rPr>
              <w:pPrChange w:id="51" w:author="Khanh Nguyen" w:date="2021-07-01T15:42:00Z">
                <w:pPr>
                  <w:pStyle w:val="ListParagraph"/>
                  <w:numPr>
                    <w:numId w:val="57"/>
                  </w:numPr>
                  <w:tabs>
                    <w:tab w:val="num" w:pos="360"/>
                    <w:tab w:val="num" w:pos="720"/>
                  </w:tabs>
                  <w:spacing w:line="288" w:lineRule="auto"/>
                  <w:ind w:left="973" w:hanging="720"/>
                </w:pPr>
              </w:pPrChange>
            </w:pPr>
            <w:ins w:id="52" w:author="Khanh Nguyen" w:date="2021-07-01T15:36:00Z">
              <w:r w:rsidRPr="007A7E42">
                <w:rPr>
                  <w:rFonts w:ascii="Palatino Linotype" w:hAnsi="Palatino Linotype"/>
                  <w:b/>
                  <w:bCs/>
                  <w:sz w:val="24"/>
                  <w:szCs w:val="24"/>
                  <w:lang w:val="fr-FR"/>
                </w:rPr>
                <w:t xml:space="preserve"> </w:t>
              </w:r>
            </w:ins>
            <w:ins w:id="53" w:author="Khanh Nguyen" w:date="2021-07-01T15:37:00Z">
              <w:r w:rsidRPr="007A7E42">
                <w:rPr>
                  <w:rFonts w:ascii="Palatino Linotype" w:hAnsi="Palatino Linotype"/>
                  <w:bCs/>
                  <w:sz w:val="24"/>
                  <w:szCs w:val="24"/>
                  <w:lang w:val="fr-FR"/>
                  <w:rPrChange w:id="54" w:author="Khanh Nguyen" w:date="2021-07-01T15:43:00Z">
                    <w:rPr>
                      <w:rFonts w:ascii="Cambria Math" w:hAnsi="Cambria Math"/>
                      <w:b/>
                      <w:bCs/>
                      <w:lang w:val="fr-FR"/>
                    </w:rPr>
                  </w:rPrChange>
                </w:rPr>
                <w:t>Bạn An có tầm mắt cao 1,5m đứng gần một tòa nhà cao thì thấy nóc của tòa nhà với góc nâng 30</w:t>
              </w:r>
              <w:r w:rsidRPr="007A7E42">
                <w:rPr>
                  <w:rFonts w:ascii="Palatino Linotype" w:hAnsi="Palatino Linotype"/>
                  <w:bCs/>
                  <w:sz w:val="24"/>
                  <w:szCs w:val="24"/>
                  <w:vertAlign w:val="superscript"/>
                  <w:lang w:val="fr-FR"/>
                  <w:rPrChange w:id="55" w:author="Khanh Nguyen" w:date="2021-07-01T15:43:00Z">
                    <w:rPr>
                      <w:rFonts w:ascii="Cambria Math" w:hAnsi="Cambria Math"/>
                      <w:b/>
                      <w:bCs/>
                      <w:vertAlign w:val="superscript"/>
                      <w:lang w:val="fr-FR"/>
                    </w:rPr>
                  </w:rPrChange>
                </w:rPr>
                <w:t>0</w:t>
              </w:r>
              <w:r w:rsidRPr="007A7E42">
                <w:rPr>
                  <w:rFonts w:ascii="Palatino Linotype" w:hAnsi="Palatino Linotype"/>
                  <w:bCs/>
                  <w:sz w:val="24"/>
                  <w:szCs w:val="24"/>
                  <w:lang w:val="fr-FR"/>
                  <w:rPrChange w:id="56" w:author="Khanh Nguyen" w:date="2021-07-01T15:43:00Z">
                    <w:rPr>
                      <w:rFonts w:ascii="Cambria Math" w:hAnsi="Cambria Math"/>
                      <w:b/>
                      <w:bCs/>
                      <w:lang w:val="fr-FR"/>
                    </w:rPr>
                  </w:rPrChange>
                </w:rPr>
                <w:t>. An đi về phía tòa nhà 20m thì nhìn thấy nóc tòa nhà với góc nâng bằng 65</w:t>
              </w:r>
              <w:r w:rsidRPr="007A7E42">
                <w:rPr>
                  <w:rFonts w:ascii="Palatino Linotype" w:hAnsi="Palatino Linotype"/>
                  <w:bCs/>
                  <w:sz w:val="24"/>
                  <w:szCs w:val="24"/>
                  <w:vertAlign w:val="superscript"/>
                  <w:lang w:val="fr-FR"/>
                  <w:rPrChange w:id="57" w:author="Khanh Nguyen" w:date="2021-07-01T15:43:00Z">
                    <w:rPr>
                      <w:rFonts w:ascii="Cambria Math" w:hAnsi="Cambria Math"/>
                      <w:b/>
                      <w:bCs/>
                      <w:vertAlign w:val="superscript"/>
                      <w:lang w:val="fr-FR"/>
                    </w:rPr>
                  </w:rPrChange>
                </w:rPr>
                <w:t>0</w:t>
              </w:r>
              <w:r w:rsidRPr="007A7E42">
                <w:rPr>
                  <w:rFonts w:ascii="Palatino Linotype" w:hAnsi="Palatino Linotype"/>
                  <w:bCs/>
                  <w:sz w:val="24"/>
                  <w:szCs w:val="24"/>
                  <w:lang w:val="fr-FR"/>
                  <w:rPrChange w:id="58" w:author="Khanh Nguyen" w:date="2021-07-01T15:43:00Z">
                    <w:rPr>
                      <w:rFonts w:ascii="Cambria Math" w:hAnsi="Cambria Math"/>
                      <w:b/>
                      <w:bCs/>
                      <w:lang w:val="fr-FR"/>
                    </w:rPr>
                  </w:rPrChange>
                </w:rPr>
                <w:t>. Tính chiều cao của tòa nhà. (Kết quả làm tròn với chữ số thập phân thứ nhất).</w:t>
              </w:r>
            </w:ins>
          </w:p>
        </w:tc>
        <w:tc>
          <w:tcPr>
            <w:tcW w:w="3042" w:type="dxa"/>
            <w:tcPrChange w:id="59" w:author="Khanh Nguyen" w:date="2021-07-01T15:41:00Z">
              <w:tcPr>
                <w:tcW w:w="4557" w:type="dxa"/>
              </w:tcPr>
            </w:tcPrChange>
          </w:tcPr>
          <w:p w14:paraId="08DC212B" w14:textId="77777777" w:rsidR="001937AE" w:rsidRPr="007A7E42" w:rsidRDefault="001937AE" w:rsidP="00FD49F4">
            <w:pPr>
              <w:spacing w:line="288" w:lineRule="auto"/>
              <w:rPr>
                <w:ins w:id="60" w:author="Khanh Nguyen" w:date="2021-07-01T15:36:00Z"/>
                <w:rFonts w:ascii="Palatino Linotype" w:hAnsi="Palatino Linotype"/>
                <w:noProof/>
                <w:sz w:val="24"/>
                <w:szCs w:val="24"/>
              </w:rPr>
            </w:pPr>
            <w:ins w:id="61" w:author="Khanh Nguyen" w:date="2021-07-01T15:37:00Z">
              <w:r w:rsidRPr="007A7E42">
                <w:rPr>
                  <w:rFonts w:ascii="Palatino Linotype" w:hAnsi="Palatino Linotype"/>
                  <w:noProof/>
                  <w:sz w:val="24"/>
                  <w:szCs w:val="24"/>
                  <w:lang w:val="en-US"/>
                </w:rPr>
                <w:drawing>
                  <wp:anchor distT="0" distB="0" distL="114300" distR="114300" simplePos="0" relativeHeight="251660288" behindDoc="1" locked="0" layoutInCell="1" allowOverlap="1" wp14:anchorId="6E84B170" wp14:editId="739807CD">
                    <wp:simplePos x="0" y="0"/>
                    <wp:positionH relativeFrom="column">
                      <wp:posOffset>-65405</wp:posOffset>
                    </wp:positionH>
                    <wp:positionV relativeFrom="paragraph">
                      <wp:posOffset>0</wp:posOffset>
                    </wp:positionV>
                    <wp:extent cx="1978025" cy="1463040"/>
                    <wp:effectExtent l="0" t="0" r="0" b="0"/>
                    <wp:wrapTight wrapText="bothSides">
                      <wp:wrapPolygon edited="0">
                        <wp:start x="18514" y="1125"/>
                        <wp:lineTo x="14146" y="6188"/>
                        <wp:lineTo x="8321" y="10688"/>
                        <wp:lineTo x="3952" y="12375"/>
                        <wp:lineTo x="832" y="14344"/>
                        <wp:lineTo x="624" y="18000"/>
                        <wp:lineTo x="5201" y="19125"/>
                        <wp:lineTo x="15394" y="19688"/>
                        <wp:lineTo x="19970" y="19688"/>
                        <wp:lineTo x="18930" y="15469"/>
                        <wp:lineTo x="20387" y="15188"/>
                        <wp:lineTo x="20387" y="13781"/>
                        <wp:lineTo x="18930" y="10688"/>
                        <wp:lineTo x="18930" y="6188"/>
                        <wp:lineTo x="19970" y="1125"/>
                        <wp:lineTo x="18514" y="1125"/>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978025" cy="1463040"/>
                            </a:xfrm>
                            <a:prstGeom prst="rect">
                              <a:avLst/>
                            </a:prstGeom>
                            <a:noFill/>
                            <a:ln>
                              <a:noFill/>
                            </a:ln>
                          </pic:spPr>
                        </pic:pic>
                      </a:graphicData>
                    </a:graphic>
                  </wp:anchor>
                </w:drawing>
              </w:r>
            </w:ins>
          </w:p>
        </w:tc>
      </w:tr>
      <w:tr w:rsidR="001937AE" w:rsidRPr="007A7E42" w14:paraId="01CD8663" w14:textId="77777777" w:rsidTr="00FD49F4">
        <w:trPr>
          <w:ins w:id="62" w:author="Khanh Nguyen" w:date="2021-07-01T15:37:00Z"/>
          <w:trPrChange w:id="63" w:author="Khanh Nguyen" w:date="2021-07-01T15:41:00Z">
            <w:trPr>
              <w:gridBefore w:val="2"/>
            </w:trPr>
          </w:trPrChange>
        </w:trPr>
        <w:tc>
          <w:tcPr>
            <w:tcW w:w="8015" w:type="dxa"/>
            <w:tcPrChange w:id="64" w:author="Khanh Nguyen" w:date="2021-07-01T15:41:00Z">
              <w:tcPr>
                <w:tcW w:w="5158" w:type="dxa"/>
                <w:gridSpan w:val="2"/>
              </w:tcPr>
            </w:tcPrChange>
          </w:tcPr>
          <w:p w14:paraId="6048AFAB" w14:textId="77777777" w:rsidR="001937AE" w:rsidRPr="007A7E42" w:rsidRDefault="001937AE" w:rsidP="00FD49F4">
            <w:pPr>
              <w:pStyle w:val="ListParagraph"/>
              <w:numPr>
                <w:ilvl w:val="0"/>
                <w:numId w:val="59"/>
              </w:numPr>
              <w:spacing w:line="288" w:lineRule="auto"/>
              <w:ind w:left="394" w:firstLine="348"/>
              <w:jc w:val="both"/>
              <w:rPr>
                <w:ins w:id="65" w:author="Khanh Nguyen" w:date="2021-07-01T15:37:00Z"/>
                <w:rFonts w:ascii="Palatino Linotype" w:hAnsi="Palatino Linotype"/>
                <w:b/>
                <w:bCs/>
                <w:sz w:val="24"/>
                <w:szCs w:val="24"/>
                <w:lang w:val="fr-FR"/>
              </w:rPr>
              <w:pPrChange w:id="66" w:author="Khanh Nguyen" w:date="2021-07-01T15:53:00Z">
                <w:pPr>
                  <w:pStyle w:val="ListParagraph"/>
                  <w:numPr>
                    <w:numId w:val="57"/>
                  </w:numPr>
                  <w:tabs>
                    <w:tab w:val="num" w:pos="360"/>
                    <w:tab w:val="num" w:pos="720"/>
                  </w:tabs>
                  <w:spacing w:line="288" w:lineRule="auto"/>
                  <w:ind w:left="973" w:hanging="720"/>
                </w:pPr>
              </w:pPrChange>
            </w:pPr>
            <w:ins w:id="67" w:author="Khanh Nguyen" w:date="2021-07-01T15:50:00Z">
              <w:r w:rsidRPr="007A7E42">
                <w:rPr>
                  <w:rFonts w:ascii="Palatino Linotype" w:hAnsi="Palatino Linotype"/>
                  <w:sz w:val="24"/>
                  <w:szCs w:val="24"/>
                  <w:lang w:val="en-US"/>
                </w:rPr>
                <w:t xml:space="preserve"> </w:t>
              </w:r>
            </w:ins>
            <w:ins w:id="68" w:author="Khanh Nguyen" w:date="2021-07-01T15:37:00Z">
              <w:r w:rsidRPr="007A7E42">
                <w:rPr>
                  <w:rFonts w:ascii="Palatino Linotype" w:hAnsi="Palatino Linotype"/>
                  <w:sz w:val="24"/>
                  <w:szCs w:val="24"/>
                </w:rPr>
                <w:t>Một cần cẩu có cánh tay dài 8,5m đang nâng một vật lên cao như hình vẽ bên dưới. Biết vật cách thân cần cẩu là 5,5m. Hãy tính độ cao tối đa mà cần cẩu có thể nâng vật đó lên. Làm tròn kết quả đến hàng chục.</w:t>
              </w:r>
              <w:r w:rsidRPr="007A7E42">
                <w:rPr>
                  <w:rFonts w:ascii="Palatino Linotype" w:hAnsi="Palatino Linotype"/>
                  <w:noProof/>
                  <w:sz w:val="24"/>
                  <w:szCs w:val="24"/>
                </w:rPr>
                <w:t xml:space="preserve"> </w:t>
              </w:r>
            </w:ins>
          </w:p>
        </w:tc>
        <w:tc>
          <w:tcPr>
            <w:tcW w:w="3042" w:type="dxa"/>
            <w:tcPrChange w:id="69" w:author="Khanh Nguyen" w:date="2021-07-01T15:41:00Z">
              <w:tcPr>
                <w:tcW w:w="4557" w:type="dxa"/>
              </w:tcPr>
            </w:tcPrChange>
          </w:tcPr>
          <w:p w14:paraId="5F880FA8" w14:textId="77777777" w:rsidR="001937AE" w:rsidRPr="007A7E42" w:rsidRDefault="001937AE" w:rsidP="00FD49F4">
            <w:pPr>
              <w:spacing w:line="288" w:lineRule="auto"/>
              <w:rPr>
                <w:ins w:id="70" w:author="Khanh Nguyen" w:date="2021-07-01T15:37:00Z"/>
                <w:rFonts w:ascii="Palatino Linotype" w:hAnsi="Palatino Linotype"/>
                <w:noProof/>
                <w:sz w:val="24"/>
                <w:szCs w:val="24"/>
                <w:lang w:val="en-US"/>
              </w:rPr>
            </w:pPr>
            <w:ins w:id="71" w:author="Khanh Nguyen" w:date="2021-07-01T15:38:00Z">
              <w:r w:rsidRPr="007A7E42">
                <w:rPr>
                  <w:rFonts w:ascii="Palatino Linotype" w:hAnsi="Palatino Linotype"/>
                  <w:b/>
                  <w:noProof/>
                  <w:sz w:val="24"/>
                  <w:szCs w:val="24"/>
                  <w:lang w:val="en-US"/>
                </w:rPr>
                <w:drawing>
                  <wp:anchor distT="0" distB="0" distL="114300" distR="114300" simplePos="0" relativeHeight="251661312" behindDoc="1" locked="0" layoutInCell="1" allowOverlap="1" wp14:anchorId="2A7035E4" wp14:editId="2DD02D64">
                    <wp:simplePos x="0" y="0"/>
                    <wp:positionH relativeFrom="column">
                      <wp:posOffset>411480</wp:posOffset>
                    </wp:positionH>
                    <wp:positionV relativeFrom="paragraph">
                      <wp:posOffset>0</wp:posOffset>
                    </wp:positionV>
                    <wp:extent cx="1282700" cy="1330960"/>
                    <wp:effectExtent l="0" t="0" r="0" b="2540"/>
                    <wp:wrapTight wrapText="bothSides">
                      <wp:wrapPolygon edited="0">
                        <wp:start x="0" y="0"/>
                        <wp:lineTo x="0" y="21332"/>
                        <wp:lineTo x="21172" y="21332"/>
                        <wp:lineTo x="21172" y="0"/>
                        <wp:lineTo x="0" y="0"/>
                      </wp:wrapPolygon>
                    </wp:wrapTight>
                    <wp:docPr id="195" name="Picture 195" descr="A crane with a height of 90 deg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crane with a height of 90 degrees&#10;&#10;Description automatically generated"/>
                            <pic:cNvPicPr/>
                          </pic:nvPicPr>
                          <pic:blipFill rotWithShape="1">
                            <a:blip r:embed="rId130" cstate="print">
                              <a:extLst>
                                <a:ext uri="{28A0092B-C50C-407E-A947-70E740481C1C}">
                                  <a14:useLocalDpi xmlns:a14="http://schemas.microsoft.com/office/drawing/2010/main" val="0"/>
                                </a:ext>
                              </a:extLst>
                            </a:blip>
                            <a:srcRect t="8114"/>
                            <a:stretch/>
                          </pic:blipFill>
                          <pic:spPr bwMode="auto">
                            <a:xfrm>
                              <a:off x="0" y="0"/>
                              <a:ext cx="1282700" cy="1330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tc>
      </w:tr>
      <w:tr w:rsidR="001937AE" w:rsidRPr="007A7E42" w14:paraId="73FC3DD1" w14:textId="77777777" w:rsidTr="00FD49F4">
        <w:tc>
          <w:tcPr>
            <w:tcW w:w="8015" w:type="dxa"/>
          </w:tcPr>
          <w:p w14:paraId="44A93C16" w14:textId="77777777" w:rsidR="001937AE" w:rsidRPr="007A7E42" w:rsidRDefault="001937AE" w:rsidP="00FD49F4">
            <w:pPr>
              <w:pStyle w:val="ListParagraph"/>
              <w:numPr>
                <w:ilvl w:val="0"/>
                <w:numId w:val="59"/>
              </w:numPr>
              <w:spacing w:line="288" w:lineRule="auto"/>
              <w:ind w:left="394" w:firstLine="348"/>
              <w:jc w:val="both"/>
              <w:rPr>
                <w:rFonts w:ascii="Palatino Linotype" w:hAnsi="Palatino Linotype"/>
                <w:sz w:val="24"/>
                <w:szCs w:val="24"/>
                <w:lang w:val="en-US"/>
              </w:rPr>
            </w:pPr>
            <w:ins w:id="72" w:author="Khanh Nguyen" w:date="2021-07-01T15:49:00Z">
              <w:r w:rsidRPr="007A7E42">
                <w:rPr>
                  <w:rFonts w:ascii="Palatino Linotype" w:hAnsi="Palatino Linotype"/>
                  <w:sz w:val="24"/>
                  <w:szCs w:val="24"/>
                  <w:lang w:val="vi"/>
                </w:rPr>
                <w:t>Một chiếc cầu trượt bao gồm phần cầu thang (để bước lên) và phần ống trượt (để trượt xuống) nối liền với nhau. Biết rằng khi xây dựng phần ống trượt cần phải đặt ống trượt nghiêng với mặt đất một góc là 50</w:t>
              </w:r>
              <w:r w:rsidRPr="007A7E42">
                <w:rPr>
                  <w:rFonts w:ascii="Palatino Linotype" w:hAnsi="Palatino Linotype"/>
                  <w:sz w:val="24"/>
                  <w:szCs w:val="24"/>
                  <w:vertAlign w:val="superscript"/>
                  <w:lang w:val="vi"/>
                </w:rPr>
                <w:t>0</w:t>
              </w:r>
              <w:r w:rsidRPr="007A7E42">
                <w:rPr>
                  <w:rFonts w:ascii="Palatino Linotype" w:hAnsi="Palatino Linotype"/>
                  <w:sz w:val="24"/>
                  <w:szCs w:val="24"/>
                  <w:lang w:val="vi"/>
                </w:rPr>
                <w:t>. Hãy tính khoảng cách từ chân cầu thang đến chân ống trượt nếu xem phần cầu thang như một đường thẳng dài 2,5m, ống trượt dài 3m?</w:t>
              </w:r>
            </w:ins>
          </w:p>
        </w:tc>
        <w:tc>
          <w:tcPr>
            <w:tcW w:w="3042" w:type="dxa"/>
          </w:tcPr>
          <w:p w14:paraId="2B72F3B5" w14:textId="77777777" w:rsidR="001937AE" w:rsidRPr="007A7E42" w:rsidRDefault="001937AE" w:rsidP="00FD49F4">
            <w:pPr>
              <w:spacing w:line="288" w:lineRule="auto"/>
              <w:rPr>
                <w:rFonts w:ascii="Palatino Linotype" w:hAnsi="Palatino Linotype"/>
                <w:b/>
                <w:noProof/>
                <w:sz w:val="24"/>
                <w:szCs w:val="24"/>
                <w:lang w:val="en-US"/>
              </w:rPr>
            </w:pPr>
            <w:ins w:id="73" w:author="Khanh Nguyen" w:date="2021-07-01T15:53:00Z">
              <w:r w:rsidRPr="007A7E42">
                <w:rPr>
                  <w:rFonts w:ascii="Palatino Linotype" w:hAnsi="Palatino Linotype"/>
                  <w:noProof/>
                  <w:sz w:val="24"/>
                  <w:szCs w:val="24"/>
                  <w:lang w:val="en-US"/>
                </w:rPr>
                <w:drawing>
                  <wp:anchor distT="0" distB="0" distL="114300" distR="114300" simplePos="0" relativeHeight="251664384" behindDoc="1" locked="0" layoutInCell="1" allowOverlap="1" wp14:anchorId="266A2CB2" wp14:editId="52417A8F">
                    <wp:simplePos x="0" y="0"/>
                    <wp:positionH relativeFrom="column">
                      <wp:posOffset>187113</wp:posOffset>
                    </wp:positionH>
                    <wp:positionV relativeFrom="paragraph">
                      <wp:posOffset>63500</wp:posOffset>
                    </wp:positionV>
                    <wp:extent cx="1573530" cy="1443355"/>
                    <wp:effectExtent l="0" t="0" r="7620" b="4445"/>
                    <wp:wrapTight wrapText="bothSides">
                      <wp:wrapPolygon edited="0">
                        <wp:start x="7061" y="0"/>
                        <wp:lineTo x="6015" y="4846"/>
                        <wp:lineTo x="4184" y="9408"/>
                        <wp:lineTo x="785" y="9408"/>
                        <wp:lineTo x="523" y="9978"/>
                        <wp:lineTo x="2354" y="13969"/>
                        <wp:lineTo x="523" y="18531"/>
                        <wp:lineTo x="0" y="21381"/>
                        <wp:lineTo x="21443" y="21381"/>
                        <wp:lineTo x="20397" y="18816"/>
                        <wp:lineTo x="20397" y="18531"/>
                        <wp:lineTo x="16998" y="13969"/>
                        <wp:lineTo x="17259" y="12259"/>
                        <wp:lineTo x="16475" y="9408"/>
                        <wp:lineTo x="15690" y="9408"/>
                        <wp:lineTo x="10199" y="4846"/>
                        <wp:lineTo x="8368" y="0"/>
                        <wp:lineTo x="7061" y="0"/>
                      </wp:wrapPolygon>
                    </wp:wrapTight>
                    <wp:docPr id="969702372" name="Picture 9697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7"/>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30845" t="1961" r="38108"/>
                            <a:stretch/>
                          </pic:blipFill>
                          <pic:spPr bwMode="auto">
                            <a:xfrm>
                              <a:off x="0" y="0"/>
                              <a:ext cx="1573530" cy="1443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tc>
      </w:tr>
      <w:tr w:rsidR="001937AE" w:rsidRPr="007A7E42" w14:paraId="0FD486F1" w14:textId="77777777" w:rsidTr="00FD49F4">
        <w:tc>
          <w:tcPr>
            <w:tcW w:w="8015" w:type="dxa"/>
          </w:tcPr>
          <w:p w14:paraId="2EDC7DAD" w14:textId="77777777" w:rsidR="001937AE" w:rsidRPr="007A7E42" w:rsidRDefault="001937AE" w:rsidP="00FD49F4">
            <w:pPr>
              <w:pStyle w:val="ListParagraph"/>
              <w:numPr>
                <w:ilvl w:val="0"/>
                <w:numId w:val="59"/>
              </w:numPr>
              <w:spacing w:line="288" w:lineRule="auto"/>
              <w:ind w:left="394" w:firstLine="348"/>
              <w:jc w:val="both"/>
              <w:rPr>
                <w:rFonts w:ascii="Palatino Linotype" w:hAnsi="Palatino Linotype"/>
                <w:sz w:val="24"/>
                <w:szCs w:val="24"/>
                <w:lang w:val="vi"/>
              </w:rPr>
            </w:pPr>
            <w:r w:rsidRPr="007A7E42">
              <w:rPr>
                <w:rFonts w:ascii="Palatino Linotype" w:eastAsia="Times New Roman" w:hAnsi="Palatino Linotype" w:cstheme="majorHAnsi"/>
                <w:bCs/>
                <w:color w:val="000000"/>
                <w:sz w:val="24"/>
                <w:szCs w:val="24"/>
                <w:lang w:eastAsia="vi-VN"/>
              </w:rPr>
              <w:t>Từ trên đỉnh một tòa nhà cao 7m, người ta nhìn thấy đỉnh một tháp truyền hình với góc nâng 60</w:t>
            </w:r>
            <w:r w:rsidRPr="007A7E42">
              <w:rPr>
                <w:rFonts w:ascii="Palatino Linotype" w:eastAsia="Times New Roman" w:hAnsi="Palatino Linotype" w:cstheme="majorHAnsi"/>
                <w:bCs/>
                <w:color w:val="000000"/>
                <w:sz w:val="24"/>
                <w:szCs w:val="24"/>
                <w:vertAlign w:val="superscript"/>
                <w:lang w:eastAsia="vi-VN"/>
              </w:rPr>
              <w:t>0</w:t>
            </w:r>
            <w:r w:rsidRPr="007A7E42">
              <w:rPr>
                <w:rFonts w:ascii="Palatino Linotype" w:eastAsia="Times New Roman" w:hAnsi="Palatino Linotype" w:cstheme="majorHAnsi"/>
                <w:bCs/>
                <w:color w:val="000000"/>
                <w:sz w:val="24"/>
                <w:szCs w:val="24"/>
                <w:lang w:eastAsia="vi-VN"/>
              </w:rPr>
              <w:t xml:space="preserve"> và nhìn thấy chân của tháp với góc hạ 45</w:t>
            </w:r>
            <w:r w:rsidRPr="007A7E42">
              <w:rPr>
                <w:rFonts w:ascii="Palatino Linotype" w:eastAsia="Times New Roman" w:hAnsi="Palatino Linotype" w:cstheme="majorHAnsi"/>
                <w:bCs/>
                <w:color w:val="000000"/>
                <w:sz w:val="24"/>
                <w:szCs w:val="24"/>
                <w:vertAlign w:val="superscript"/>
                <w:lang w:eastAsia="vi-VN"/>
              </w:rPr>
              <w:t>0</w:t>
            </w:r>
            <w:r w:rsidRPr="007A7E42">
              <w:rPr>
                <w:rFonts w:ascii="Palatino Linotype" w:eastAsia="Times New Roman" w:hAnsi="Palatino Linotype" w:cstheme="majorHAnsi"/>
                <w:bCs/>
                <w:color w:val="000000"/>
                <w:sz w:val="24"/>
                <w:szCs w:val="24"/>
                <w:lang w:eastAsia="vi-VN"/>
              </w:rPr>
              <w:t xml:space="preserve">. Tính chiều cao của tháp truyền hình </w:t>
            </w:r>
            <w:r w:rsidRPr="007A7E42">
              <w:rPr>
                <w:rFonts w:ascii="Palatino Linotype" w:hAnsi="Palatino Linotype" w:cstheme="majorHAnsi"/>
                <w:noProof/>
                <w:sz w:val="24"/>
                <w:szCs w:val="24"/>
              </w:rPr>
              <w:t>(làm tròn đến 1 chữ số thập phân).</w:t>
            </w:r>
          </w:p>
        </w:tc>
        <w:tc>
          <w:tcPr>
            <w:tcW w:w="3042" w:type="dxa"/>
          </w:tcPr>
          <w:p w14:paraId="5BCE2E56" w14:textId="77777777" w:rsidR="001937AE" w:rsidRPr="007A7E42" w:rsidRDefault="001937AE" w:rsidP="00FD49F4">
            <w:pPr>
              <w:spacing w:line="288" w:lineRule="auto"/>
              <w:rPr>
                <w:rFonts w:ascii="Palatino Linotype" w:hAnsi="Palatino Linotype"/>
                <w:noProof/>
                <w:sz w:val="24"/>
                <w:szCs w:val="24"/>
                <w:lang w:val="en-US"/>
              </w:rPr>
            </w:pPr>
            <w:r w:rsidRPr="007A7E42">
              <w:rPr>
                <w:rFonts w:ascii="Palatino Linotype" w:hAnsi="Palatino Linotype" w:cstheme="majorHAnsi"/>
                <w:noProof/>
                <w:color w:val="D9D9D9" w:themeColor="background1" w:themeShade="D9"/>
                <w:sz w:val="24"/>
                <w:szCs w:val="24"/>
                <w:lang w:val="en-US"/>
              </w:rPr>
              <w:drawing>
                <wp:anchor distT="0" distB="0" distL="114300" distR="114300" simplePos="0" relativeHeight="251667456" behindDoc="1" locked="0" layoutInCell="1" allowOverlap="1" wp14:anchorId="3507AE3F" wp14:editId="02B468C1">
                  <wp:simplePos x="0" y="0"/>
                  <wp:positionH relativeFrom="margin">
                    <wp:posOffset>-65405</wp:posOffset>
                  </wp:positionH>
                  <wp:positionV relativeFrom="paragraph">
                    <wp:posOffset>269875</wp:posOffset>
                  </wp:positionV>
                  <wp:extent cx="1837055" cy="1370330"/>
                  <wp:effectExtent l="0" t="0" r="0" b="1270"/>
                  <wp:wrapSquare wrapText="bothSides"/>
                  <wp:docPr id="51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2" cstate="print">
                            <a:extLst>
                              <a:ext uri="{28A0092B-C50C-407E-A947-70E740481C1C}">
                                <a14:useLocalDpi xmlns:a14="http://schemas.microsoft.com/office/drawing/2010/main" val="0"/>
                              </a:ext>
                            </a:extLst>
                          </a:blip>
                          <a:srcRect l="2346" t="7435" r="8786" b="8538"/>
                          <a:stretch>
                            <a:fillRect/>
                          </a:stretch>
                        </pic:blipFill>
                        <pic:spPr bwMode="auto">
                          <a:xfrm>
                            <a:off x="0" y="0"/>
                            <a:ext cx="1837055" cy="13703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1937AE" w:rsidRPr="007A7E42" w14:paraId="5F89E8BE" w14:textId="77777777" w:rsidTr="00FD49F4">
        <w:tc>
          <w:tcPr>
            <w:tcW w:w="8015" w:type="dxa"/>
          </w:tcPr>
          <w:p w14:paraId="67497C07" w14:textId="77777777" w:rsidR="001937AE" w:rsidRPr="007A7E42" w:rsidRDefault="001937AE" w:rsidP="00FD49F4">
            <w:pPr>
              <w:pStyle w:val="ListParagraph"/>
              <w:numPr>
                <w:ilvl w:val="0"/>
                <w:numId w:val="59"/>
              </w:numPr>
              <w:spacing w:line="288" w:lineRule="auto"/>
              <w:ind w:left="394" w:firstLine="348"/>
              <w:rPr>
                <w:rFonts w:ascii="Palatino Linotype" w:hAnsi="Palatino Linotype"/>
                <w:sz w:val="24"/>
                <w:szCs w:val="24"/>
                <w:lang w:val="vi"/>
              </w:rPr>
            </w:pPr>
            <w:ins w:id="74" w:author="Khanh Nguyen" w:date="2021-07-01T15:57:00Z">
              <w:r w:rsidRPr="007A7E42">
                <w:rPr>
                  <w:rFonts w:ascii="Palatino Linotype" w:hAnsi="Palatino Linotype"/>
                  <w:sz w:val="24"/>
                  <w:szCs w:val="24"/>
                  <w:lang w:val="vi"/>
                </w:rPr>
                <w:lastRenderedPageBreak/>
                <w:t>Trên nóc của một tòa nhà có một cột ăng-ten cao 5m. Từ vị trí quan sát A cao 7m so với mặt đất, có thể nhìn thấy đỉnh B và chân C của cột ăng-ten dưới góc 50</w:t>
              </w:r>
              <w:r w:rsidRPr="007A7E42">
                <w:rPr>
                  <w:rFonts w:ascii="Palatino Linotype" w:hAnsi="Palatino Linotype"/>
                  <w:sz w:val="24"/>
                  <w:szCs w:val="24"/>
                  <w:vertAlign w:val="superscript"/>
                  <w:lang w:val="vi"/>
                </w:rPr>
                <w:t>0</w:t>
              </w:r>
              <w:r w:rsidRPr="007A7E42">
                <w:rPr>
                  <w:rFonts w:ascii="Palatino Linotype" w:hAnsi="Palatino Linotype"/>
                  <w:sz w:val="24"/>
                  <w:szCs w:val="24"/>
                  <w:lang w:val="vi"/>
                </w:rPr>
                <w:t xml:space="preserve"> và 40</w:t>
              </w:r>
              <w:r w:rsidRPr="007A7E42">
                <w:rPr>
                  <w:rFonts w:ascii="Palatino Linotype" w:hAnsi="Palatino Linotype"/>
                  <w:sz w:val="24"/>
                  <w:szCs w:val="24"/>
                  <w:vertAlign w:val="superscript"/>
                  <w:lang w:val="vi"/>
                </w:rPr>
                <w:t>0</w:t>
              </w:r>
              <w:r w:rsidRPr="007A7E42">
                <w:rPr>
                  <w:rFonts w:ascii="Palatino Linotype" w:hAnsi="Palatino Linotype"/>
                  <w:sz w:val="24"/>
                  <w:szCs w:val="24"/>
                  <w:lang w:val="vi"/>
                </w:rPr>
                <w:t xml:space="preserve"> so với phương nằm ngang. Tính chiều cao của tòa nhà.</w:t>
              </w:r>
            </w:ins>
          </w:p>
        </w:tc>
        <w:tc>
          <w:tcPr>
            <w:tcW w:w="3042" w:type="dxa"/>
          </w:tcPr>
          <w:p w14:paraId="09280664" w14:textId="77777777" w:rsidR="001937AE" w:rsidRPr="007A7E42" w:rsidRDefault="001937AE" w:rsidP="00FD49F4">
            <w:pPr>
              <w:spacing w:line="288" w:lineRule="auto"/>
              <w:rPr>
                <w:rFonts w:ascii="Palatino Linotype" w:hAnsi="Palatino Linotype"/>
                <w:b/>
                <w:noProof/>
                <w:sz w:val="24"/>
                <w:szCs w:val="24"/>
                <w:lang w:val="en-US"/>
              </w:rPr>
            </w:pPr>
            <w:ins w:id="75" w:author="Khanh Nguyen" w:date="2021-07-01T15:57:00Z">
              <w:r w:rsidRPr="007A7E42">
                <w:rPr>
                  <w:rFonts w:ascii="Palatino Linotype" w:hAnsi="Palatino Linotype"/>
                  <w:noProof/>
                  <w:sz w:val="24"/>
                  <w:szCs w:val="24"/>
                  <w:lang w:val="en-US"/>
                </w:rPr>
                <w:drawing>
                  <wp:anchor distT="0" distB="0" distL="114300" distR="114300" simplePos="0" relativeHeight="251665408" behindDoc="1" locked="0" layoutInCell="1" allowOverlap="1" wp14:anchorId="5E235AA0" wp14:editId="0D5893E8">
                    <wp:simplePos x="0" y="0"/>
                    <wp:positionH relativeFrom="column">
                      <wp:posOffset>-65405</wp:posOffset>
                    </wp:positionH>
                    <wp:positionV relativeFrom="paragraph">
                      <wp:posOffset>0</wp:posOffset>
                    </wp:positionV>
                    <wp:extent cx="1951355" cy="1847850"/>
                    <wp:effectExtent l="0" t="0" r="0" b="0"/>
                    <wp:wrapTight wrapText="bothSides">
                      <wp:wrapPolygon edited="0">
                        <wp:start x="13074" y="223"/>
                        <wp:lineTo x="11598" y="4231"/>
                        <wp:lineTo x="7170" y="11357"/>
                        <wp:lineTo x="2530" y="13138"/>
                        <wp:lineTo x="843" y="14029"/>
                        <wp:lineTo x="1054" y="19151"/>
                        <wp:lineTo x="3796" y="20041"/>
                        <wp:lineTo x="5483" y="20487"/>
                        <wp:lineTo x="6748" y="20487"/>
                        <wp:lineTo x="13285" y="20041"/>
                        <wp:lineTo x="20454" y="19151"/>
                        <wp:lineTo x="20665" y="5790"/>
                        <wp:lineTo x="19822" y="5344"/>
                        <wp:lineTo x="14128" y="4231"/>
                        <wp:lineTo x="15393" y="4231"/>
                        <wp:lineTo x="15393" y="2895"/>
                        <wp:lineTo x="14128" y="223"/>
                        <wp:lineTo x="13074" y="223"/>
                      </wp:wrapPolygon>
                    </wp:wrapTight>
                    <wp:docPr id="91" name="image48.png" descr="A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8.png" descr="A drawing of a building&#10;&#10;Description automatically generated"/>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951355" cy="1847850"/>
                            </a:xfrm>
                            <a:prstGeom prst="rect">
                              <a:avLst/>
                            </a:prstGeom>
                          </pic:spPr>
                        </pic:pic>
                      </a:graphicData>
                    </a:graphic>
                    <wp14:sizeRelH relativeFrom="margin">
                      <wp14:pctWidth>0</wp14:pctWidth>
                    </wp14:sizeRelH>
                    <wp14:sizeRelV relativeFrom="margin">
                      <wp14:pctHeight>0</wp14:pctHeight>
                    </wp14:sizeRelV>
                  </wp:anchor>
                </w:drawing>
              </w:r>
            </w:ins>
          </w:p>
        </w:tc>
      </w:tr>
      <w:tr w:rsidR="001937AE" w:rsidRPr="007A7E42" w14:paraId="43773E3A" w14:textId="77777777" w:rsidTr="00FD49F4">
        <w:tc>
          <w:tcPr>
            <w:tcW w:w="8015" w:type="dxa"/>
          </w:tcPr>
          <w:p w14:paraId="48B2A6A0" w14:textId="77777777" w:rsidR="001937AE" w:rsidRPr="007A7E42" w:rsidRDefault="001937AE" w:rsidP="00FD49F4">
            <w:pPr>
              <w:pStyle w:val="ListParagraph"/>
              <w:numPr>
                <w:ilvl w:val="0"/>
                <w:numId w:val="59"/>
              </w:numPr>
              <w:spacing w:line="288" w:lineRule="auto"/>
              <w:ind w:left="394" w:firstLine="348"/>
              <w:jc w:val="both"/>
              <w:rPr>
                <w:rFonts w:ascii="Palatino Linotype" w:hAnsi="Palatino Linotype"/>
                <w:sz w:val="24"/>
                <w:szCs w:val="24"/>
                <w:lang w:val="en-US"/>
              </w:rPr>
            </w:pPr>
            <w:r w:rsidRPr="007A7E42">
              <w:rPr>
                <w:rFonts w:ascii="Palatino Linotype" w:hAnsi="Palatino Linotype" w:cstheme="majorHAnsi"/>
                <w:noProof/>
                <w:sz w:val="24"/>
                <w:szCs w:val="24"/>
              </w:rPr>
              <w:t xml:space="preserve">Từ chân một cái tháp cao 50m người ta nhìn thấy đỉnh một tòa nhà với góc nâng </w:t>
            </w:r>
            <w:r w:rsidRPr="007A7E42">
              <w:rPr>
                <w:rFonts w:asciiTheme="minorHAnsi" w:hAnsiTheme="minorHAnsi"/>
                <w:kern w:val="2"/>
                <w:position w:val="-6"/>
                <w:sz w:val="24"/>
                <w:szCs w:val="24"/>
                <w14:ligatures w14:val="standardContextual"/>
              </w:rPr>
              <w:object w:dxaOrig="460" w:dyaOrig="360" w14:anchorId="4C72FF5D">
                <v:shape id="_x0000_i1142" type="#_x0000_t75" style="width:22.5pt;height:19.5pt" o:ole="">
                  <v:imagedata r:id="rId134" o:title=""/>
                </v:shape>
                <o:OLEObject Type="Embed" ProgID="Equation.DSMT4" ShapeID="_x0000_i1142" DrawAspect="Content" ObjectID="_1847052009" r:id="rId135"/>
              </w:object>
            </w:r>
            <w:r w:rsidRPr="007A7E42">
              <w:rPr>
                <w:rFonts w:ascii="Palatino Linotype" w:hAnsi="Palatino Linotype" w:cstheme="majorHAnsi"/>
                <w:noProof/>
                <w:sz w:val="24"/>
                <w:szCs w:val="24"/>
              </w:rPr>
              <w:t xml:space="preserve"> Trong khi đó từ chân tòa nhà lại nhìn thấy đỉnh tháp với góc nâng </w:t>
            </w:r>
            <w:r w:rsidRPr="007A7E42">
              <w:rPr>
                <w:rFonts w:asciiTheme="minorHAnsi" w:hAnsiTheme="minorHAnsi"/>
                <w:kern w:val="2"/>
                <w:position w:val="-6"/>
                <w:sz w:val="24"/>
                <w:szCs w:val="24"/>
                <w14:ligatures w14:val="standardContextual"/>
              </w:rPr>
              <w:object w:dxaOrig="520" w:dyaOrig="300" w14:anchorId="72BB7DEE">
                <v:shape id="_x0000_i1143" type="#_x0000_t75" style="width:26.25pt;height:18pt" o:ole="">
                  <v:imagedata r:id="rId136" o:title=""/>
                </v:shape>
                <o:OLEObject Type="Embed" ProgID="Equation.DSMT4" ShapeID="_x0000_i1143" DrawAspect="Content" ObjectID="_1847052010" r:id="rId137"/>
              </w:object>
            </w:r>
            <w:r w:rsidRPr="007A7E42">
              <w:rPr>
                <w:rFonts w:ascii="Palatino Linotype" w:hAnsi="Palatino Linotype" w:cstheme="majorHAnsi"/>
                <w:noProof/>
                <w:sz w:val="24"/>
                <w:szCs w:val="24"/>
              </w:rPr>
              <w:t xml:space="preserve"> Tính chiều cao </w:t>
            </w:r>
            <w:r w:rsidRPr="007A7E42">
              <w:rPr>
                <w:rFonts w:ascii="Palatino Linotype" w:hAnsi="Palatino Linotype" w:cstheme="majorHAnsi"/>
                <w:noProof/>
                <w:sz w:val="24"/>
                <w:szCs w:val="24"/>
                <w:lang w:val="en-US"/>
              </w:rPr>
              <w:t xml:space="preserve">AB </w:t>
            </w:r>
            <w:r w:rsidRPr="007A7E42">
              <w:rPr>
                <w:rFonts w:ascii="Palatino Linotype" w:hAnsi="Palatino Linotype" w:cstheme="majorHAnsi"/>
                <w:noProof/>
                <w:sz w:val="24"/>
                <w:szCs w:val="24"/>
              </w:rPr>
              <w:t>của tòa nhà.</w:t>
            </w:r>
            <w:r w:rsidRPr="007A7E42">
              <w:rPr>
                <w:rFonts w:ascii="Palatino Linotype" w:hAnsi="Palatino Linotype" w:cstheme="majorHAnsi"/>
                <w:noProof/>
                <w:color w:val="D9D9D9" w:themeColor="background1" w:themeShade="D9"/>
                <w:sz w:val="24"/>
                <w:szCs w:val="24"/>
                <w:lang w:val="en-US"/>
              </w:rPr>
              <w:t xml:space="preserve"> </w:t>
            </w:r>
          </w:p>
        </w:tc>
        <w:tc>
          <w:tcPr>
            <w:tcW w:w="3042" w:type="dxa"/>
          </w:tcPr>
          <w:p w14:paraId="08AF2DA8" w14:textId="77777777" w:rsidR="001937AE" w:rsidRPr="007A7E42" w:rsidRDefault="001937AE" w:rsidP="00FD49F4">
            <w:pPr>
              <w:spacing w:line="288" w:lineRule="auto"/>
              <w:rPr>
                <w:rFonts w:ascii="Palatino Linotype" w:hAnsi="Palatino Linotype"/>
                <w:b/>
                <w:noProof/>
                <w:sz w:val="24"/>
                <w:szCs w:val="24"/>
                <w:lang w:val="en-US"/>
              </w:rPr>
            </w:pPr>
            <w:r w:rsidRPr="007A7E42">
              <w:rPr>
                <w:rFonts w:ascii="Palatino Linotype" w:hAnsi="Palatino Linotype" w:cstheme="majorHAnsi"/>
                <w:noProof/>
                <w:color w:val="D9D9D9" w:themeColor="background1" w:themeShade="D9"/>
                <w:sz w:val="24"/>
                <w:szCs w:val="24"/>
                <w:lang w:val="en-US"/>
              </w:rPr>
              <w:drawing>
                <wp:anchor distT="0" distB="0" distL="114300" distR="114300" simplePos="0" relativeHeight="251666432" behindDoc="0" locked="0" layoutInCell="1" allowOverlap="1" wp14:anchorId="1A2EE55A" wp14:editId="14217EC5">
                  <wp:simplePos x="0" y="0"/>
                  <wp:positionH relativeFrom="margin">
                    <wp:posOffset>-64770</wp:posOffset>
                  </wp:positionH>
                  <wp:positionV relativeFrom="paragraph">
                    <wp:posOffset>274955</wp:posOffset>
                  </wp:positionV>
                  <wp:extent cx="1743075" cy="1257935"/>
                  <wp:effectExtent l="0" t="0" r="9525" b="0"/>
                  <wp:wrapSquare wrapText="bothSides"/>
                  <wp:docPr id="511"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8" cstate="print">
                            <a:extLst>
                              <a:ext uri="{28A0092B-C50C-407E-A947-70E740481C1C}">
                                <a14:useLocalDpi xmlns:a14="http://schemas.microsoft.com/office/drawing/2010/main" val="0"/>
                              </a:ext>
                            </a:extLst>
                          </a:blip>
                          <a:srcRect l="1853" t="9205" r="7947" b="8368"/>
                          <a:stretch>
                            <a:fillRect/>
                          </a:stretch>
                        </pic:blipFill>
                        <pic:spPr bwMode="auto">
                          <a:xfrm>
                            <a:off x="0" y="0"/>
                            <a:ext cx="1743075" cy="12579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509B19C0" w14:textId="77777777" w:rsidR="001937AE" w:rsidRPr="007A7E42" w:rsidDel="008C4E22" w:rsidRDefault="001937AE" w:rsidP="001937AE">
      <w:pPr>
        <w:numPr>
          <w:ilvl w:val="0"/>
          <w:numId w:val="58"/>
        </w:numPr>
        <w:spacing w:line="288" w:lineRule="auto"/>
        <w:rPr>
          <w:del w:id="76" w:author="Khanh Nguyen" w:date="2021-07-01T11:38:00Z"/>
          <w:rFonts w:ascii="Palatino Linotype" w:hAnsi="Palatino Linotype"/>
          <w:lang w:val="nl-NL"/>
        </w:rPr>
        <w:pPrChange w:id="77" w:author="Khanh Nguyen" w:date="2021-07-01T15:34:00Z">
          <w:pPr>
            <w:pStyle w:val="ListParagraph"/>
            <w:numPr>
              <w:numId w:val="47"/>
            </w:numPr>
            <w:tabs>
              <w:tab w:val="num" w:pos="360"/>
            </w:tabs>
            <w:spacing w:line="288" w:lineRule="auto"/>
            <w:ind w:hanging="360"/>
          </w:pPr>
        </w:pPrChange>
      </w:pPr>
      <w:del w:id="78" w:author="Khanh Nguyen" w:date="2021-07-01T11:58:00Z">
        <w:r w:rsidRPr="007A7E42" w:rsidDel="001A2ECB">
          <w:rPr>
            <w:rFonts w:ascii="Palatino Linotype" w:hAnsi="Palatino Linotype"/>
            <w:position w:val="-6"/>
          </w:rPr>
          <w:object w:dxaOrig="1680" w:dyaOrig="279" w14:anchorId="1DDB09ED">
            <v:shape id="_x0000_i1144" type="#_x0000_t75" style="width:84pt;height:12pt" o:ole="">
              <v:imagedata r:id="rId139" o:title=""/>
            </v:shape>
            <o:OLEObject Type="Embed" ProgID="Equation.DSMT4" ShapeID="_x0000_i1144" DrawAspect="Content" ObjectID="_1847052011" r:id="rId140"/>
          </w:object>
        </w:r>
        <w:r w:rsidRPr="007A7E42" w:rsidDel="001A2ECB">
          <w:rPr>
            <w:rFonts w:ascii="Palatino Linotype" w:hAnsi="Palatino Linotype"/>
            <w:position w:val="-6"/>
          </w:rPr>
          <w:object w:dxaOrig="1080" w:dyaOrig="279" w14:anchorId="77188350">
            <v:shape id="_x0000_i1145" type="#_x0000_t75" style="width:55.5pt;height:12pt" o:ole="">
              <v:imagedata r:id="rId141" o:title=""/>
            </v:shape>
            <o:OLEObject Type="Embed" ProgID="Equation.DSMT4" ShapeID="_x0000_i1145" DrawAspect="Content" ObjectID="_1847052012" r:id="rId142"/>
          </w:object>
        </w:r>
        <w:r w:rsidRPr="007A7E42" w:rsidDel="001A2ECB">
          <w:rPr>
            <w:rFonts w:ascii="Palatino Linotype" w:hAnsi="Palatino Linotype"/>
            <w:position w:val="-6"/>
          </w:rPr>
          <w:object w:dxaOrig="680" w:dyaOrig="279" w14:anchorId="02729970">
            <v:shape id="_x0000_i1146" type="#_x0000_t75" style="width:33pt;height:12pt" o:ole="">
              <v:imagedata r:id="rId143" o:title=""/>
            </v:shape>
            <o:OLEObject Type="Embed" ProgID="Equation.DSMT4" ShapeID="_x0000_i1146" DrawAspect="Content" ObjectID="_1847052013" r:id="rId144"/>
          </w:object>
        </w:r>
        <w:r w:rsidRPr="007A7E42" w:rsidDel="001A2ECB">
          <w:rPr>
            <w:rFonts w:ascii="Palatino Linotype" w:hAnsi="Palatino Linotype"/>
            <w:position w:val="-6"/>
          </w:rPr>
          <w:object w:dxaOrig="1120" w:dyaOrig="360" w14:anchorId="01751D75">
            <v:shape id="_x0000_i1147" type="#_x0000_t75" style="width:55.5pt;height:18.75pt" o:ole="">
              <v:imagedata r:id="rId145" o:title=""/>
            </v:shape>
            <o:OLEObject Type="Embed" ProgID="Equation.DSMT4" ShapeID="_x0000_i1147" DrawAspect="Content" ObjectID="_1847052014" r:id="rId146"/>
          </w:object>
        </w:r>
      </w:del>
      <w:del w:id="79" w:author="Khanh Nguyen" w:date="2021-07-01T09:18:00Z">
        <w:r w:rsidRPr="007A7E42" w:rsidDel="009D3F94">
          <w:rPr>
            <w:rFonts w:ascii="Palatino Linotype" w:hAnsi="Palatino Linotype"/>
          </w:rPr>
          <w:object w:dxaOrig="1840" w:dyaOrig="400" w14:anchorId="04F7B4BA">
            <v:shape id="_x0000_i1148" type="#_x0000_t75" style="width:90.75pt;height:19.5pt" o:ole="">
              <v:imagedata r:id="rId147" o:title=""/>
            </v:shape>
            <o:OLEObject Type="Embed" ProgID="Equation.DSMT4" ShapeID="_x0000_i1148" DrawAspect="Content" ObjectID="_1847052015" r:id="rId148"/>
          </w:object>
        </w:r>
        <w:r w:rsidRPr="007A7E42" w:rsidDel="009D3F94">
          <w:rPr>
            <w:rFonts w:ascii="Palatino Linotype" w:hAnsi="Palatino Linotype"/>
          </w:rPr>
          <w:object w:dxaOrig="1740" w:dyaOrig="400" w14:anchorId="2DDCF5EB">
            <v:shape id="_x0000_i1149" type="#_x0000_t75" style="width:88.5pt;height:19.5pt" o:ole="">
              <v:imagedata r:id="rId149" o:title=""/>
            </v:shape>
            <o:OLEObject Type="Embed" ProgID="Equation.DSMT4" ShapeID="_x0000_i1149" DrawAspect="Content" ObjectID="_1847052016" r:id="rId150"/>
          </w:object>
        </w:r>
      </w:del>
      <w:del w:id="80" w:author="Khanh Nguyen" w:date="2021-06-29T23:59:00Z">
        <w:r w:rsidRPr="007A7E42" w:rsidDel="006D7036">
          <w:rPr>
            <w:rFonts w:ascii="Palatino Linotype" w:hAnsi="Palatino Linotype"/>
          </w:rPr>
          <w:object w:dxaOrig="2299" w:dyaOrig="320" w14:anchorId="10D3017C">
            <v:shape id="_x0000_i1150" type="#_x0000_t75" style="width:114.75pt;height:16.5pt" o:ole="">
              <v:imagedata r:id="rId151" o:title=""/>
            </v:shape>
            <o:OLEObject Type="Embed" ProgID="Equation.DSMT4" ShapeID="_x0000_i1150" DrawAspect="Content" ObjectID="_1847052017" r:id="rId152"/>
          </w:object>
        </w:r>
        <w:r w:rsidRPr="007A7E42" w:rsidDel="006D7036">
          <w:rPr>
            <w:rFonts w:ascii="Palatino Linotype" w:hAnsi="Palatino Linotype"/>
          </w:rPr>
          <w:object w:dxaOrig="1939" w:dyaOrig="320" w14:anchorId="09ECB82F">
            <v:shape id="_x0000_i1151" type="#_x0000_t75" style="width:98.25pt;height:16.5pt" o:ole="">
              <v:imagedata r:id="rId153" o:title=""/>
            </v:shape>
            <o:OLEObject Type="Embed" ProgID="Equation.DSMT4" ShapeID="_x0000_i1151" DrawAspect="Content" ObjectID="_1847052018" r:id="rId154"/>
          </w:object>
        </w:r>
        <w:r w:rsidRPr="007A7E42" w:rsidDel="006D7036">
          <w:rPr>
            <w:rFonts w:ascii="Palatino Linotype" w:hAnsi="Palatino Linotype"/>
          </w:rPr>
          <w:object w:dxaOrig="1840" w:dyaOrig="320" w14:anchorId="59629726">
            <v:shape id="_x0000_i1152" type="#_x0000_t75" style="width:90.75pt;height:16.5pt" o:ole="">
              <v:imagedata r:id="rId155" o:title=""/>
            </v:shape>
            <o:OLEObject Type="Embed" ProgID="Equation.DSMT4" ShapeID="_x0000_i1152" DrawAspect="Content" ObjectID="_1847052019" r:id="rId156"/>
          </w:object>
        </w:r>
        <w:r w:rsidRPr="007A7E42" w:rsidDel="006D7036">
          <w:rPr>
            <w:rFonts w:ascii="Palatino Linotype" w:hAnsi="Palatino Linotype"/>
          </w:rPr>
          <w:object w:dxaOrig="2299" w:dyaOrig="320" w14:anchorId="364D6FDC">
            <v:shape id="_x0000_i1153" type="#_x0000_t75" style="width:114.75pt;height:16.5pt" o:ole="">
              <v:imagedata r:id="rId157" o:title=""/>
            </v:shape>
            <o:OLEObject Type="Embed" ProgID="Equation.DSMT4" ShapeID="_x0000_i1153" DrawAspect="Content" ObjectID="_1847052020" r:id="rId158"/>
          </w:object>
        </w:r>
        <w:r w:rsidRPr="007A7E42" w:rsidDel="006D7036">
          <w:rPr>
            <w:rFonts w:ascii="Palatino Linotype" w:hAnsi="Palatino Linotype"/>
          </w:rPr>
          <w:object w:dxaOrig="1579" w:dyaOrig="380" w14:anchorId="53C929B5">
            <v:shape id="_x0000_i1154" type="#_x0000_t75" style="width:78.75pt;height:18.75pt" o:ole="">
              <v:imagedata r:id="rId159" o:title=""/>
            </v:shape>
            <o:OLEObject Type="Embed" ProgID="Equation.DSMT4" ShapeID="_x0000_i1154" DrawAspect="Content" ObjectID="_1847052021" r:id="rId160"/>
          </w:object>
        </w:r>
        <w:r w:rsidRPr="007A7E42" w:rsidDel="006D7036">
          <w:rPr>
            <w:rFonts w:ascii="Palatino Linotype" w:hAnsi="Palatino Linotype"/>
          </w:rPr>
          <w:object w:dxaOrig="1620" w:dyaOrig="380" w14:anchorId="6751D5F9">
            <v:shape id="_x0000_i1155" type="#_x0000_t75" style="width:82.5pt;height:18.75pt" o:ole="">
              <v:imagedata r:id="rId161" o:title=""/>
            </v:shape>
            <o:OLEObject Type="Embed" ProgID="Equation.DSMT4" ShapeID="_x0000_i1155" DrawAspect="Content" ObjectID="_1847052022" r:id="rId162"/>
          </w:object>
        </w:r>
        <w:r w:rsidRPr="007A7E42" w:rsidDel="006D7036">
          <w:rPr>
            <w:rFonts w:ascii="Palatino Linotype" w:hAnsi="Palatino Linotype"/>
          </w:rPr>
          <w:object w:dxaOrig="1600" w:dyaOrig="320" w14:anchorId="498AADC3">
            <v:shape id="_x0000_i1156" type="#_x0000_t75" style="width:78.75pt;height:16.5pt" o:ole="">
              <v:imagedata r:id="rId163" o:title=""/>
            </v:shape>
            <o:OLEObject Type="Embed" ProgID="Equation.DSMT4" ShapeID="_x0000_i1156" DrawAspect="Content" ObjectID="_1847052023" r:id="rId164"/>
          </w:object>
        </w:r>
      </w:del>
      <w:del w:id="81" w:author="Khanh Nguyen" w:date="2021-07-01T08:58:00Z">
        <w:r w:rsidRPr="007A7E42" w:rsidDel="0027039D">
          <w:rPr>
            <w:rFonts w:ascii="Palatino Linotype" w:hAnsi="Palatino Linotype"/>
          </w:rPr>
          <w:object w:dxaOrig="2799" w:dyaOrig="400" w14:anchorId="6838F8CA">
            <v:shape id="_x0000_i1157" type="#_x0000_t75" style="width:140.25pt;height:19.5pt" o:ole="">
              <v:imagedata r:id="rId165" o:title=""/>
            </v:shape>
            <o:OLEObject Type="Embed" ProgID="Equation.DSMT4" ShapeID="_x0000_i1157" DrawAspect="Content" ObjectID="_1847052024" r:id="rId166"/>
          </w:object>
        </w:r>
        <w:r w:rsidRPr="007A7E42" w:rsidDel="0027039D">
          <w:rPr>
            <w:rFonts w:ascii="Palatino Linotype" w:hAnsi="Palatino Linotype"/>
          </w:rPr>
          <w:object w:dxaOrig="4200" w:dyaOrig="400" w14:anchorId="6CAD4D40">
            <v:shape id="_x0000_i1158" type="#_x0000_t75" style="width:209.25pt;height:19.5pt" o:ole="">
              <v:imagedata r:id="rId167" o:title=""/>
            </v:shape>
            <o:OLEObject Type="Embed" ProgID="Equation.DSMT4" ShapeID="_x0000_i1158" DrawAspect="Content" ObjectID="_1847052025" r:id="rId168"/>
          </w:object>
        </w:r>
        <w:r w:rsidRPr="007A7E42" w:rsidDel="0027039D">
          <w:rPr>
            <w:rFonts w:ascii="Palatino Linotype" w:hAnsi="Palatino Linotype"/>
          </w:rPr>
          <w:object w:dxaOrig="2760" w:dyaOrig="320" w14:anchorId="4F79715B">
            <v:shape id="_x0000_i1159" type="#_x0000_t75" style="width:137.25pt;height:16.5pt" o:ole="">
              <v:imagedata r:id="rId169" o:title=""/>
            </v:shape>
            <o:OLEObject Type="Embed" ProgID="Equation.DSMT4" ShapeID="_x0000_i1159" DrawAspect="Content" ObjectID="_1847052026" r:id="rId170"/>
          </w:object>
        </w:r>
        <w:r w:rsidRPr="007A7E42" w:rsidDel="0027039D">
          <w:rPr>
            <w:rFonts w:ascii="Palatino Linotype" w:hAnsi="Palatino Linotype"/>
          </w:rPr>
          <w:object w:dxaOrig="2140" w:dyaOrig="320" w14:anchorId="00FE997D">
            <v:shape id="_x0000_i1160" type="#_x0000_t75" style="width:107.25pt;height:16.5pt" o:ole="">
              <v:imagedata r:id="rId171" o:title=""/>
            </v:shape>
            <o:OLEObject Type="Embed" ProgID="Equation.DSMT4" ShapeID="_x0000_i1160" DrawAspect="Content" ObjectID="_1847052027" r:id="rId172"/>
          </w:object>
        </w:r>
        <w:r w:rsidRPr="007A7E42" w:rsidDel="0027039D">
          <w:rPr>
            <w:rFonts w:ascii="Palatino Linotype" w:hAnsi="Palatino Linotype"/>
            <w:position w:val="-6"/>
          </w:rPr>
          <w:object w:dxaOrig="1700" w:dyaOrig="279" w14:anchorId="4252F354">
            <v:shape id="_x0000_i1161" type="#_x0000_t75" style="width:84pt;height:12pt" o:ole="">
              <v:imagedata r:id="rId173" o:title=""/>
            </v:shape>
            <o:OLEObject Type="Embed" ProgID="Equation.DSMT4" ShapeID="_x0000_i1161" DrawAspect="Content" ObjectID="_1847052028" r:id="rId174"/>
          </w:object>
        </w:r>
      </w:del>
      <w:del w:id="82" w:author="Khanh Nguyen" w:date="2021-07-01T08:59:00Z">
        <w:r w:rsidRPr="007A7E42" w:rsidDel="0027039D">
          <w:rPr>
            <w:rFonts w:ascii="Palatino Linotype" w:hAnsi="Palatino Linotype"/>
          </w:rPr>
          <w:fldChar w:fldCharType="begin"/>
        </w:r>
        <w:r w:rsidRPr="007A7E42" w:rsidDel="0027039D">
          <w:rPr>
            <w:rFonts w:ascii="Palatino Linotype" w:hAnsi="Palatino Linotype"/>
          </w:rPr>
          <w:fldChar w:fldCharType="end"/>
        </w:r>
        <w:r w:rsidRPr="007A7E42" w:rsidDel="0027039D">
          <w:rPr>
            <w:rFonts w:ascii="Palatino Linotype" w:hAnsi="Palatino Linotype"/>
          </w:rPr>
          <w:fldChar w:fldCharType="begin"/>
        </w:r>
        <w:r w:rsidRPr="007A7E42" w:rsidDel="0027039D">
          <w:rPr>
            <w:rFonts w:ascii="Palatino Linotype" w:hAnsi="Palatino Linotype"/>
          </w:rPr>
          <w:fldChar w:fldCharType="end"/>
        </w:r>
        <w:r w:rsidRPr="007A7E42" w:rsidDel="0027039D">
          <w:rPr>
            <w:rFonts w:ascii="Palatino Linotype" w:hAnsi="Palatino Linotype"/>
          </w:rPr>
          <w:fldChar w:fldCharType="begin"/>
        </w:r>
        <w:r w:rsidRPr="007A7E42" w:rsidDel="0027039D">
          <w:rPr>
            <w:rFonts w:ascii="Palatino Linotype" w:hAnsi="Palatino Linotype"/>
          </w:rPr>
          <w:fldChar w:fldCharType="end"/>
        </w:r>
      </w:del>
      <w:del w:id="83" w:author="Khanh Nguyen" w:date="2021-07-01T11:38:00Z">
        <w:r w:rsidRPr="007A7E42" w:rsidDel="008C4E22">
          <w:rPr>
            <w:rFonts w:ascii="Palatino Linotype" w:hAnsi="Palatino Linotype"/>
            <w:lang w:val="nl-NL"/>
          </w:rPr>
          <w:delText>Cho</w:delText>
        </w:r>
        <w:r w:rsidRPr="007A7E42" w:rsidDel="008C4E22">
          <w:rPr>
            <w:rFonts w:ascii="Palatino Linotype" w:hAnsi="Palatino Linotype"/>
            <w:position w:val="-6"/>
          </w:rPr>
          <w:object w:dxaOrig="700" w:dyaOrig="279" w14:anchorId="034DA9B9">
            <v:shape id="_x0000_i1162" type="#_x0000_t75" style="width:36.75pt;height:12pt" o:ole="">
              <v:imagedata r:id="rId175" o:title=""/>
            </v:shape>
            <o:OLEObject Type="Embed" ProgID="Equation.DSMT4" ShapeID="_x0000_i1162" DrawAspect="Content" ObjectID="_1847052029" r:id="rId176"/>
          </w:object>
        </w:r>
        <w:r w:rsidRPr="007A7E42" w:rsidDel="008C4E22">
          <w:rPr>
            <w:rFonts w:ascii="Palatino Linotype" w:hAnsi="Palatino Linotype"/>
            <w:lang w:val="nl-NL"/>
          </w:rPr>
          <w:delText xml:space="preserve"> </w:delText>
        </w:r>
      </w:del>
      <w:del w:id="84" w:author="Khanh Nguyen" w:date="2021-06-23T18:10:00Z">
        <w:r w:rsidRPr="007A7E42" w:rsidDel="00AA2DD0">
          <w:rPr>
            <w:rFonts w:ascii="Palatino Linotype" w:hAnsi="Palatino Linotype"/>
            <w:lang w:val="nl-NL"/>
          </w:rPr>
          <w:delText>có</w:delText>
        </w:r>
      </w:del>
      <w:del w:id="85" w:author="Khanh Nguyen" w:date="2021-07-01T11:38:00Z">
        <w:r w:rsidRPr="007A7E42" w:rsidDel="008C4E22">
          <w:rPr>
            <w:rFonts w:ascii="Palatino Linotype" w:hAnsi="Palatino Linotype"/>
            <w:lang w:val="nl-NL"/>
          </w:rPr>
          <w:delText xml:space="preserve"> </w:delText>
        </w:r>
      </w:del>
      <w:del w:id="86" w:author="Khanh Nguyen" w:date="2021-06-23T18:10:00Z">
        <w:r w:rsidRPr="007A7E42" w:rsidDel="00AA2DD0">
          <w:rPr>
            <w:rFonts w:ascii="Palatino Linotype" w:hAnsi="Palatino Linotype"/>
            <w:position w:val="-6"/>
          </w:rPr>
          <w:object w:dxaOrig="800" w:dyaOrig="340" w14:anchorId="5574D2BB">
            <v:shape id="_x0000_i1163" type="#_x0000_t75" style="width:40.5pt;height:18pt" o:ole="">
              <v:imagedata r:id="rId177" o:title=""/>
            </v:shape>
            <o:OLEObject Type="Embed" ProgID="Equation.DSMT4" ShapeID="_x0000_i1163" DrawAspect="Content" ObjectID="_1847052030" r:id="rId178"/>
          </w:object>
        </w:r>
      </w:del>
      <w:del w:id="87" w:author="Khanh Nguyen" w:date="2021-07-01T11:38:00Z">
        <w:r w:rsidRPr="007A7E42" w:rsidDel="008C4E22">
          <w:rPr>
            <w:rFonts w:ascii="Palatino Linotype" w:hAnsi="Palatino Linotype"/>
            <w:lang w:val="nl-NL"/>
          </w:rPr>
          <w:delText xml:space="preserve">, </w:delText>
        </w:r>
      </w:del>
      <w:del w:id="88" w:author="Khanh Nguyen" w:date="2021-06-23T18:10:00Z">
        <w:r w:rsidRPr="007A7E42" w:rsidDel="00AA2DD0">
          <w:rPr>
            <w:rFonts w:ascii="Palatino Linotype" w:hAnsi="Palatino Linotype"/>
            <w:lang w:val="nl-NL"/>
          </w:rPr>
          <w:delText>C</w:delText>
        </w:r>
      </w:del>
      <w:del w:id="89" w:author="Khanh Nguyen" w:date="2021-07-01T11:38:00Z">
        <w:r w:rsidRPr="007A7E42" w:rsidDel="008C4E22">
          <w:rPr>
            <w:rFonts w:ascii="Palatino Linotype" w:hAnsi="Palatino Linotype"/>
            <w:lang w:val="nl-NL"/>
          </w:rPr>
          <w:delText xml:space="preserve">H là đường cao và </w:delText>
        </w:r>
      </w:del>
      <w:del w:id="90" w:author="Khanh Nguyen" w:date="2021-06-23T18:10:00Z">
        <w:r w:rsidRPr="007A7E42" w:rsidDel="00AA2DD0">
          <w:rPr>
            <w:rFonts w:ascii="Palatino Linotype" w:hAnsi="Palatino Linotype"/>
            <w:lang w:val="nl-NL"/>
          </w:rPr>
          <w:delText>C</w:delText>
        </w:r>
      </w:del>
      <w:del w:id="91" w:author="Khanh Nguyen" w:date="2021-06-29T17:17:00Z">
        <w:r w:rsidRPr="007A7E42" w:rsidDel="00F349A5">
          <w:rPr>
            <w:rFonts w:ascii="Palatino Linotype" w:hAnsi="Palatino Linotype"/>
            <w:lang w:val="nl-NL"/>
          </w:rPr>
          <w:delText>B = 6 cm,B</w:delText>
        </w:r>
      </w:del>
      <w:del w:id="92" w:author="Khanh Nguyen" w:date="2021-06-23T18:10:00Z">
        <w:r w:rsidRPr="007A7E42" w:rsidDel="00AA2DD0">
          <w:rPr>
            <w:rFonts w:ascii="Palatino Linotype" w:hAnsi="Palatino Linotype"/>
            <w:lang w:val="nl-NL"/>
          </w:rPr>
          <w:delText>A</w:delText>
        </w:r>
      </w:del>
      <w:del w:id="93" w:author="Khanh Nguyen" w:date="2021-06-29T17:17:00Z">
        <w:r w:rsidRPr="007A7E42" w:rsidDel="00F349A5">
          <w:rPr>
            <w:rFonts w:ascii="Palatino Linotype" w:hAnsi="Palatino Linotype"/>
            <w:lang w:val="nl-NL"/>
          </w:rPr>
          <w:delText xml:space="preserve"> = 10cm</w:delText>
        </w:r>
      </w:del>
      <w:del w:id="94" w:author="Khanh Nguyen" w:date="2021-07-01T11:38:00Z">
        <w:r w:rsidRPr="007A7E42" w:rsidDel="008C4E22">
          <w:rPr>
            <w:rFonts w:ascii="Palatino Linotype" w:hAnsi="Palatino Linotype"/>
            <w:lang w:val="nl-NL"/>
          </w:rPr>
          <w:fldChar w:fldCharType="begin"/>
        </w:r>
        <w:r w:rsidRPr="007A7E42" w:rsidDel="008C4E22">
          <w:rPr>
            <w:rFonts w:ascii="Palatino Linotype" w:hAnsi="Palatino Linotype"/>
            <w:lang w:val="nl-NL"/>
          </w:rPr>
          <w:fldChar w:fldCharType="end"/>
        </w:r>
        <w:r w:rsidRPr="007A7E42" w:rsidDel="008C4E22">
          <w:rPr>
            <w:rFonts w:ascii="Palatino Linotype" w:hAnsi="Palatino Linotype"/>
            <w:lang w:val="nl-NL"/>
          </w:rPr>
          <w:delText>.</w:delText>
        </w:r>
      </w:del>
    </w:p>
    <w:p w14:paraId="6937BD0E" w14:textId="77777777" w:rsidR="001937AE" w:rsidRPr="007A7E42" w:rsidDel="008C4E22" w:rsidRDefault="001937AE" w:rsidP="001937AE">
      <w:pPr>
        <w:spacing w:line="259" w:lineRule="auto"/>
        <w:rPr>
          <w:del w:id="95" w:author="Khanh Nguyen" w:date="2021-07-01T11:38:00Z"/>
          <w:rFonts w:ascii="Palatino Linotype" w:hAnsi="Palatino Linotype"/>
          <w:lang w:val="nl-NL"/>
        </w:rPr>
        <w:pPrChange w:id="96" w:author="Khanh Nguyen" w:date="2021-07-01T15:34:00Z">
          <w:pPr>
            <w:numPr>
              <w:numId w:val="38"/>
            </w:numPr>
            <w:spacing w:after="0" w:line="288" w:lineRule="auto"/>
            <w:ind w:left="720" w:hanging="360"/>
          </w:pPr>
        </w:pPrChange>
      </w:pPr>
      <w:del w:id="97" w:author="Khanh Nguyen" w:date="2021-07-01T11:38:00Z">
        <w:r w:rsidRPr="007A7E42" w:rsidDel="008C4E22">
          <w:rPr>
            <w:rFonts w:ascii="Palatino Linotype" w:hAnsi="Palatino Linotype"/>
            <w:lang w:val="nl-NL"/>
          </w:rPr>
          <w:delText xml:space="preserve">Tính  độ dài cạnh </w:delText>
        </w:r>
      </w:del>
      <w:del w:id="98" w:author="Khanh Nguyen" w:date="2021-06-29T17:17:00Z">
        <w:r w:rsidRPr="007A7E42" w:rsidDel="00F349A5">
          <w:rPr>
            <w:rFonts w:ascii="Palatino Linotype" w:hAnsi="Palatino Linotype"/>
            <w:lang w:val="nl-NL"/>
          </w:rPr>
          <w:delText>A</w:delText>
        </w:r>
      </w:del>
      <w:del w:id="99" w:author="Khanh Nguyen" w:date="2021-06-23T18:10:00Z">
        <w:r w:rsidRPr="007A7E42" w:rsidDel="00AA2DD0">
          <w:rPr>
            <w:rFonts w:ascii="Palatino Linotype" w:hAnsi="Palatino Linotype"/>
            <w:lang w:val="nl-NL"/>
          </w:rPr>
          <w:delText>C</w:delText>
        </w:r>
      </w:del>
      <w:del w:id="100" w:author="Khanh Nguyen" w:date="2021-06-29T17:17:00Z">
        <w:r w:rsidRPr="007A7E42" w:rsidDel="00F349A5">
          <w:rPr>
            <w:rFonts w:ascii="Palatino Linotype" w:hAnsi="Palatino Linotype"/>
            <w:lang w:val="nl-NL"/>
          </w:rPr>
          <w:delText xml:space="preserve"> </w:delText>
        </w:r>
      </w:del>
      <w:del w:id="101" w:author="Khanh Nguyen" w:date="2021-07-01T11:38:00Z">
        <w:r w:rsidRPr="007A7E42" w:rsidDel="008C4E22">
          <w:rPr>
            <w:rFonts w:ascii="Palatino Linotype" w:hAnsi="Palatino Linotype"/>
            <w:lang w:val="nl-NL"/>
          </w:rPr>
          <w:fldChar w:fldCharType="begin"/>
        </w:r>
        <w:r w:rsidRPr="007A7E42" w:rsidDel="008C4E22">
          <w:rPr>
            <w:rFonts w:ascii="Palatino Linotype" w:hAnsi="Palatino Linotype"/>
            <w:lang w:val="nl-NL"/>
          </w:rPr>
          <w:fldChar w:fldCharType="end"/>
        </w:r>
        <w:r w:rsidRPr="007A7E42" w:rsidDel="008C4E22">
          <w:rPr>
            <w:rFonts w:ascii="Palatino Linotype" w:hAnsi="Palatino Linotype"/>
            <w:lang w:val="nl-NL"/>
          </w:rPr>
          <w:delText>?</w:delText>
        </w:r>
      </w:del>
      <w:del w:id="102" w:author="Khanh Nguyen" w:date="2021-06-29T22:30:00Z">
        <w:r w:rsidRPr="007A7E42" w:rsidDel="00A97650">
          <w:rPr>
            <w:rFonts w:ascii="Palatino Linotype" w:hAnsi="Palatino Linotype"/>
            <w:lang w:val="nl-NL"/>
          </w:rPr>
          <w:delText xml:space="preserve"> </w:delText>
        </w:r>
      </w:del>
    </w:p>
    <w:p w14:paraId="1A5CA7EB" w14:textId="77777777" w:rsidR="001937AE" w:rsidRPr="007A7E42" w:rsidDel="008C4E22" w:rsidRDefault="001937AE" w:rsidP="001937AE">
      <w:pPr>
        <w:spacing w:line="259" w:lineRule="auto"/>
        <w:rPr>
          <w:del w:id="103" w:author="Khanh Nguyen" w:date="2021-07-01T11:38:00Z"/>
          <w:rFonts w:ascii="Palatino Linotype" w:hAnsi="Palatino Linotype"/>
          <w:lang w:val="nl-NL"/>
        </w:rPr>
        <w:pPrChange w:id="104" w:author="Khanh Nguyen" w:date="2021-07-01T15:34:00Z">
          <w:pPr>
            <w:numPr>
              <w:numId w:val="38"/>
            </w:numPr>
            <w:spacing w:after="0" w:line="288" w:lineRule="auto"/>
            <w:ind w:left="720" w:hanging="360"/>
          </w:pPr>
        </w:pPrChange>
      </w:pPr>
      <w:del w:id="105" w:author="Khanh Nguyen" w:date="2021-07-01T11:38:00Z">
        <w:r w:rsidRPr="007A7E42" w:rsidDel="008C4E22">
          <w:rPr>
            <w:rFonts w:ascii="Palatino Linotype" w:hAnsi="Palatino Linotype"/>
            <w:lang w:val="nl-NL"/>
          </w:rPr>
          <w:delText xml:space="preserve">Gọi </w:delText>
        </w:r>
        <w:r w:rsidRPr="007A7E42" w:rsidDel="008C4E22">
          <w:rPr>
            <w:rFonts w:ascii="Palatino Linotype" w:hAnsi="Palatino Linotype"/>
            <w:lang w:val="nl-NL"/>
          </w:rPr>
          <w:fldChar w:fldCharType="begin"/>
        </w:r>
        <w:r w:rsidRPr="007A7E42" w:rsidDel="008C4E22">
          <w:rPr>
            <w:rFonts w:ascii="Palatino Linotype" w:hAnsi="Palatino Linotype"/>
            <w:lang w:val="nl-NL"/>
          </w:rPr>
          <w:fldChar w:fldCharType="end"/>
        </w:r>
      </w:del>
      <w:del w:id="106" w:author="Khanh Nguyen" w:date="2021-06-29T17:16:00Z">
        <w:r w:rsidRPr="007A7E42" w:rsidDel="003553EC">
          <w:rPr>
            <w:rFonts w:ascii="Palatino Linotype" w:hAnsi="Palatino Linotype"/>
            <w:lang w:val="nl-NL"/>
          </w:rPr>
          <w:delText xml:space="preserve">HK ; HQ </w:delText>
        </w:r>
      </w:del>
      <w:del w:id="107" w:author="Khanh Nguyen" w:date="2021-07-01T11:38:00Z">
        <w:r w:rsidRPr="007A7E42" w:rsidDel="008C4E22">
          <w:rPr>
            <w:rFonts w:ascii="Palatino Linotype" w:hAnsi="Palatino Linotype"/>
            <w:lang w:val="nl-NL"/>
          </w:rPr>
          <w:delText xml:space="preserve">lần lượt là các đường cao của </w:delText>
        </w:r>
        <w:r w:rsidRPr="007A7E42" w:rsidDel="008C4E22">
          <w:rPr>
            <w:rFonts w:ascii="Palatino Linotype" w:hAnsi="Palatino Linotype"/>
          </w:rPr>
          <w:object w:dxaOrig="1579" w:dyaOrig="320" w14:anchorId="7DC5366F">
            <v:shape id="_x0000_i1164" type="#_x0000_t75" style="width:78.75pt;height:16.5pt" o:ole="">
              <v:imagedata r:id="rId179" o:title=""/>
            </v:shape>
            <o:OLEObject Type="Embed" ProgID="Equation.DSMT4" ShapeID="_x0000_i1164" DrawAspect="Content" ObjectID="_1847052031" r:id="rId180"/>
          </w:object>
        </w:r>
        <w:r w:rsidRPr="007A7E42" w:rsidDel="008C4E22">
          <w:rPr>
            <w:rFonts w:ascii="Palatino Linotype" w:hAnsi="Palatino Linotype"/>
            <w:lang w:val="nl-NL"/>
          </w:rPr>
          <w:delText xml:space="preserve">. </w:delText>
        </w:r>
        <w:r w:rsidRPr="007A7E42" w:rsidDel="008C4E22">
          <w:rPr>
            <w:rFonts w:ascii="Palatino Linotype" w:hAnsi="Palatino Linotype"/>
            <w:lang w:val="nl-NL"/>
          </w:rPr>
          <w:fldChar w:fldCharType="begin"/>
        </w:r>
        <w:r w:rsidRPr="007A7E42" w:rsidDel="008C4E22">
          <w:rPr>
            <w:rFonts w:ascii="Palatino Linotype" w:hAnsi="Palatino Linotype"/>
            <w:lang w:val="nl-NL"/>
          </w:rPr>
          <w:fldChar w:fldCharType="end"/>
        </w:r>
      </w:del>
      <w:del w:id="108" w:author="Khanh Nguyen" w:date="2021-06-23T18:09:00Z">
        <w:r w:rsidRPr="007A7E42" w:rsidDel="00AA2DD0">
          <w:rPr>
            <w:rFonts w:ascii="Palatino Linotype" w:hAnsi="Palatino Linotype"/>
            <w:lang w:val="nl-NL"/>
          </w:rPr>
          <w:delText>Chứng minh : KQ = HC.</w:delText>
        </w:r>
      </w:del>
    </w:p>
    <w:p w14:paraId="6FA29013" w14:textId="77777777" w:rsidR="001937AE" w:rsidRPr="007A7E42" w:rsidDel="008C4E22" w:rsidRDefault="001937AE" w:rsidP="001937AE">
      <w:pPr>
        <w:spacing w:line="259" w:lineRule="auto"/>
        <w:rPr>
          <w:del w:id="109" w:author="Khanh Nguyen" w:date="2021-07-01T11:38:00Z"/>
          <w:rFonts w:ascii="Palatino Linotype" w:hAnsi="Palatino Linotype"/>
        </w:rPr>
        <w:pPrChange w:id="110" w:author="Khanh Nguyen" w:date="2021-07-01T15:34:00Z">
          <w:pPr>
            <w:numPr>
              <w:numId w:val="38"/>
            </w:numPr>
            <w:spacing w:after="0" w:line="288" w:lineRule="auto"/>
            <w:ind w:left="720" w:hanging="360"/>
          </w:pPr>
        </w:pPrChange>
      </w:pPr>
      <w:del w:id="111" w:author="Khanh Nguyen" w:date="2021-07-01T11:38:00Z">
        <w:r w:rsidRPr="007A7E42" w:rsidDel="008C4E22">
          <w:rPr>
            <w:rFonts w:ascii="Palatino Linotype" w:hAnsi="Palatino Linotype"/>
          </w:rPr>
          <w:delText xml:space="preserve">Chứng minh :  </w:delText>
        </w:r>
        <w:r w:rsidRPr="007A7E42" w:rsidDel="008C4E22">
          <w:rPr>
            <w:rFonts w:ascii="Palatino Linotype" w:hAnsi="Palatino Linotype"/>
          </w:rPr>
          <w:object w:dxaOrig="1660" w:dyaOrig="320" w14:anchorId="11C643C0">
            <v:shape id="_x0000_i1165" type="#_x0000_t75" style="width:82.5pt;height:16.5pt" o:ole="">
              <v:imagedata r:id="rId181" o:title=""/>
            </v:shape>
            <o:OLEObject Type="Embed" ProgID="Equation.DSMT4" ShapeID="_x0000_i1165" DrawAspect="Content" ObjectID="_1847052032" r:id="rId182"/>
          </w:object>
        </w:r>
      </w:del>
      <w:del w:id="112" w:author="Khanh Nguyen" w:date="2021-06-23T18:11:00Z">
        <w:r w:rsidRPr="007A7E42" w:rsidDel="00AA2DD0">
          <w:rPr>
            <w:rFonts w:ascii="Palatino Linotype" w:hAnsi="Palatino Linotype"/>
          </w:rPr>
          <w:delText>.</w:delText>
        </w:r>
      </w:del>
    </w:p>
    <w:p w14:paraId="4A7E2176" w14:textId="77777777" w:rsidR="001937AE" w:rsidRPr="007A7E42" w:rsidDel="005F3204" w:rsidRDefault="001937AE" w:rsidP="001937AE">
      <w:pPr>
        <w:spacing w:line="259" w:lineRule="auto"/>
        <w:rPr>
          <w:del w:id="113" w:author="Khanh Nguyen" w:date="2021-06-29T16:09:00Z"/>
          <w:rFonts w:ascii="Palatino Linotype" w:hAnsi="Palatino Linotype"/>
        </w:rPr>
        <w:pPrChange w:id="114" w:author="Khanh Nguyen" w:date="2021-07-01T15:34:00Z">
          <w:pPr>
            <w:numPr>
              <w:numId w:val="38"/>
            </w:numPr>
            <w:spacing w:after="0" w:line="288" w:lineRule="auto"/>
            <w:ind w:left="720" w:hanging="360"/>
          </w:pPr>
        </w:pPrChange>
      </w:pPr>
      <w:del w:id="115" w:author="Khanh Nguyen" w:date="2021-07-01T11:38:00Z">
        <w:r w:rsidRPr="007A7E42" w:rsidDel="008C4E22">
          <w:rPr>
            <w:rFonts w:ascii="Palatino Linotype" w:hAnsi="Palatino Linotype"/>
            <w:color w:val="000000" w:themeColor="text1"/>
          </w:rPr>
          <w:fldChar w:fldCharType="begin"/>
        </w:r>
        <w:r w:rsidRPr="007A7E42" w:rsidDel="008C4E22">
          <w:rPr>
            <w:rFonts w:ascii="Palatino Linotype" w:hAnsi="Palatino Linotype"/>
            <w:color w:val="000000" w:themeColor="text1"/>
          </w:rPr>
          <w:fldChar w:fldCharType="end"/>
        </w:r>
      </w:del>
      <w:del w:id="116" w:author="Khanh Nguyen" w:date="2021-06-29T17:13:00Z">
        <w:r w:rsidRPr="007A7E42" w:rsidDel="003553EC">
          <w:rPr>
            <w:rFonts w:ascii="Palatino Linotype" w:hAnsi="Palatino Linotype"/>
          </w:rPr>
          <w:delText>Tính diện tích  tứ giác CQHB  ?</w:delText>
        </w:r>
      </w:del>
    </w:p>
    <w:p w14:paraId="63D68FBF" w14:textId="77777777" w:rsidR="001937AE" w:rsidRPr="007A7E42" w:rsidDel="00A97650" w:rsidRDefault="001937AE" w:rsidP="001937AE">
      <w:pPr>
        <w:spacing w:line="259" w:lineRule="auto"/>
        <w:rPr>
          <w:del w:id="117" w:author="Khanh Nguyen" w:date="2021-06-29T22:30:00Z"/>
          <w:rFonts w:ascii="Palatino Linotype" w:hAnsi="Palatino Linotype"/>
          <w:lang w:val="nl-NL"/>
        </w:rPr>
        <w:pPrChange w:id="118" w:author="Khanh Nguyen" w:date="2021-07-01T15:34:00Z">
          <w:pPr>
            <w:spacing w:line="288" w:lineRule="auto"/>
            <w:ind w:left="360"/>
          </w:pPr>
        </w:pPrChange>
      </w:pPr>
    </w:p>
    <w:p w14:paraId="39557119" w14:textId="77777777" w:rsidR="001937AE" w:rsidRPr="007A7E42" w:rsidDel="008C4E22" w:rsidRDefault="001937AE" w:rsidP="001937AE">
      <w:pPr>
        <w:rPr>
          <w:del w:id="119" w:author="Khanh Nguyen" w:date="2021-07-01T11:38:00Z"/>
          <w:rFonts w:ascii="Palatino Linotype" w:hAnsi="Palatino Linotype"/>
          <w:lang w:val="nl-NL"/>
        </w:rPr>
        <w:pPrChange w:id="120" w:author="Khanh Nguyen" w:date="2021-07-01T15:34:00Z">
          <w:pPr>
            <w:pStyle w:val="ListParagraph"/>
            <w:numPr>
              <w:numId w:val="47"/>
            </w:numPr>
            <w:tabs>
              <w:tab w:val="num" w:pos="360"/>
            </w:tabs>
            <w:spacing w:line="288" w:lineRule="auto"/>
            <w:ind w:hanging="360"/>
          </w:pPr>
        </w:pPrChange>
      </w:pPr>
      <w:del w:id="121" w:author="Khanh Nguyen" w:date="2021-06-23T18:08:00Z">
        <w:r w:rsidRPr="007A7E42" w:rsidDel="00AA2DD0">
          <w:rPr>
            <w:rFonts w:ascii="Palatino Linotype" w:hAnsi="Palatino Linotype"/>
            <w:noProof/>
          </w:rPr>
          <w:delText xml:space="preserve">Bài 64: </w:delText>
        </w:r>
      </w:del>
      <w:del w:id="122" w:author="Khanh Nguyen" w:date="2021-07-01T11:38:00Z">
        <w:r w:rsidRPr="007A7E42" w:rsidDel="008C4E22">
          <w:rPr>
            <w:rFonts w:ascii="Palatino Linotype" w:hAnsi="Palatino Linotype"/>
            <w:noProof/>
          </w:rPr>
          <w:delText xml:space="preserve">Cho </w:delText>
        </w:r>
        <w:r w:rsidRPr="007A7E42" w:rsidDel="008C4E22">
          <w:rPr>
            <w:rFonts w:ascii="Palatino Linotype" w:hAnsi="Palatino Linotype"/>
            <w:position w:val="-6"/>
          </w:rPr>
          <w:object w:dxaOrig="700" w:dyaOrig="279" w14:anchorId="7E21E74D">
            <v:shape id="_x0000_i1166" type="#_x0000_t75" style="width:37.5pt;height:12pt" o:ole="">
              <v:imagedata r:id="rId183" o:title=""/>
            </v:shape>
            <o:OLEObject Type="Embed" ProgID="Equation.DSMT4" ShapeID="_x0000_i1166" DrawAspect="Content" ObjectID="_1847052033" r:id="rId184"/>
          </w:object>
        </w:r>
        <w:r w:rsidRPr="007A7E42" w:rsidDel="008C4E22">
          <w:rPr>
            <w:rFonts w:ascii="Palatino Linotype" w:hAnsi="Palatino Linotype"/>
            <w:noProof/>
          </w:rPr>
          <w:delText xml:space="preserve"> có </w:delText>
        </w:r>
        <w:r w:rsidRPr="007A7E42" w:rsidDel="008C4E22">
          <w:rPr>
            <w:rFonts w:ascii="Palatino Linotype" w:hAnsi="Palatino Linotype"/>
          </w:rPr>
          <w:object w:dxaOrig="2380" w:dyaOrig="320" w14:anchorId="75B36AE8">
            <v:shape id="_x0000_i1167" type="#_x0000_t75" style="width:117.75pt;height:16.5pt" o:ole="">
              <v:imagedata r:id="rId185" o:title=""/>
            </v:shape>
            <o:OLEObject Type="Embed" ProgID="Equation.DSMT4" ShapeID="_x0000_i1167" DrawAspect="Content" ObjectID="_1847052034" r:id="rId186"/>
          </w:object>
        </w:r>
        <w:r w:rsidRPr="007A7E42" w:rsidDel="008C4E22">
          <w:rPr>
            <w:rFonts w:ascii="Palatino Linotype" w:hAnsi="Palatino Linotype"/>
            <w:noProof/>
          </w:rPr>
          <w:delText xml:space="preserve"> và </w:delText>
        </w:r>
        <w:r w:rsidRPr="007A7E42" w:rsidDel="008C4E22">
          <w:rPr>
            <w:rFonts w:ascii="Palatino Linotype" w:hAnsi="Palatino Linotype"/>
            <w:position w:val="-6"/>
          </w:rPr>
          <w:object w:dxaOrig="1180" w:dyaOrig="279" w14:anchorId="7F1942E2">
            <v:shape id="_x0000_i1168" type="#_x0000_t75" style="width:57.75pt;height:12pt" o:ole="">
              <v:imagedata r:id="rId187" o:title=""/>
            </v:shape>
            <o:OLEObject Type="Embed" ProgID="Equation.DSMT4" ShapeID="_x0000_i1168" DrawAspect="Content" ObjectID="_1847052035" r:id="rId188"/>
          </w:object>
        </w:r>
        <w:r w:rsidRPr="007A7E42" w:rsidDel="008C4E22">
          <w:rPr>
            <w:rFonts w:ascii="Palatino Linotype" w:hAnsi="Palatino Linotype"/>
            <w:noProof/>
          </w:rPr>
          <w:delText xml:space="preserve">. Từ </w:delText>
        </w:r>
        <w:r w:rsidRPr="007A7E42" w:rsidDel="008C4E22">
          <w:rPr>
            <w:rFonts w:ascii="Palatino Linotype" w:hAnsi="Palatino Linotype"/>
            <w:position w:val="-4"/>
          </w:rPr>
          <w:object w:dxaOrig="240" w:dyaOrig="260" w14:anchorId="0727DB01">
            <v:shape id="_x0000_i1169" type="#_x0000_t75" style="width:12pt;height:12pt" o:ole="">
              <v:imagedata r:id="rId189" o:title=""/>
            </v:shape>
            <o:OLEObject Type="Embed" ProgID="Equation.DSMT4" ShapeID="_x0000_i1169" DrawAspect="Content" ObjectID="_1847052036" r:id="rId190"/>
          </w:object>
        </w:r>
        <w:r w:rsidRPr="007A7E42" w:rsidDel="008C4E22">
          <w:rPr>
            <w:rFonts w:ascii="Palatino Linotype" w:hAnsi="Palatino Linotype"/>
            <w:noProof/>
          </w:rPr>
          <w:delText xml:space="preserve">, vẽ đường thẳng vuông góc với </w:delText>
        </w:r>
        <w:r w:rsidRPr="007A7E42" w:rsidDel="008C4E22">
          <w:rPr>
            <w:rFonts w:ascii="Palatino Linotype" w:hAnsi="Palatino Linotype"/>
            <w:position w:val="-6"/>
          </w:rPr>
          <w:object w:dxaOrig="400" w:dyaOrig="279" w14:anchorId="1F09756E">
            <v:shape id="_x0000_i1170" type="#_x0000_t75" style="width:19.5pt;height:12pt" o:ole="">
              <v:imagedata r:id="rId191" o:title=""/>
            </v:shape>
            <o:OLEObject Type="Embed" ProgID="Equation.DSMT4" ShapeID="_x0000_i1170" DrawAspect="Content" ObjectID="_1847052037" r:id="rId192"/>
          </w:object>
        </w:r>
        <w:r w:rsidRPr="007A7E42" w:rsidDel="008C4E22">
          <w:rPr>
            <w:rFonts w:ascii="Palatino Linotype" w:hAnsi="Palatino Linotype"/>
            <w:noProof/>
          </w:rPr>
          <w:delText xml:space="preserve"> cắt </w:delText>
        </w:r>
        <w:r w:rsidRPr="007A7E42" w:rsidDel="008C4E22">
          <w:rPr>
            <w:rFonts w:ascii="Palatino Linotype" w:hAnsi="Palatino Linotype"/>
            <w:position w:val="-6"/>
          </w:rPr>
          <w:object w:dxaOrig="400" w:dyaOrig="279" w14:anchorId="48EABC0D">
            <v:shape id="_x0000_i1171" type="#_x0000_t75" style="width:19.5pt;height:12pt" o:ole="">
              <v:imagedata r:id="rId193" o:title=""/>
            </v:shape>
            <o:OLEObject Type="Embed" ProgID="Equation.DSMT4" ShapeID="_x0000_i1171" DrawAspect="Content" ObjectID="_1847052038" r:id="rId194"/>
          </w:object>
        </w:r>
        <w:r w:rsidRPr="007A7E42" w:rsidDel="008C4E22">
          <w:rPr>
            <w:rFonts w:ascii="Palatino Linotype" w:hAnsi="Palatino Linotype"/>
            <w:noProof/>
          </w:rPr>
          <w:delText xml:space="preserve"> kéo dài tại </w:delText>
        </w:r>
        <w:r w:rsidRPr="007A7E42" w:rsidDel="008C4E22">
          <w:rPr>
            <w:rFonts w:ascii="Palatino Linotype" w:hAnsi="Palatino Linotype"/>
            <w:position w:val="-4"/>
          </w:rPr>
          <w:object w:dxaOrig="260" w:dyaOrig="260" w14:anchorId="703D1650">
            <v:shape id="_x0000_i1172" type="#_x0000_t75" style="width:12pt;height:12pt" o:ole="">
              <v:imagedata r:id="rId195" o:title=""/>
            </v:shape>
            <o:OLEObject Type="Embed" ProgID="Equation.DSMT4" ShapeID="_x0000_i1172" DrawAspect="Content" ObjectID="_1847052039" r:id="rId196"/>
          </w:object>
        </w:r>
        <w:r w:rsidRPr="007A7E42" w:rsidDel="008C4E22">
          <w:rPr>
            <w:rFonts w:ascii="Palatino Linotype" w:hAnsi="Palatino Linotype"/>
            <w:noProof/>
          </w:rPr>
          <w:delText xml:space="preserve">. Đường thẳng qua </w:delText>
        </w:r>
        <w:r w:rsidRPr="007A7E42" w:rsidDel="008C4E22">
          <w:rPr>
            <w:rFonts w:ascii="Palatino Linotype" w:hAnsi="Palatino Linotype"/>
            <w:position w:val="-4"/>
          </w:rPr>
          <w:object w:dxaOrig="260" w:dyaOrig="260" w14:anchorId="728DE1DD">
            <v:shape id="_x0000_i1173" type="#_x0000_t75" style="width:12pt;height:12pt" o:ole="">
              <v:imagedata r:id="rId197" o:title=""/>
            </v:shape>
            <o:OLEObject Type="Embed" ProgID="Equation.DSMT4" ShapeID="_x0000_i1173" DrawAspect="Content" ObjectID="_1847052040" r:id="rId198"/>
          </w:object>
        </w:r>
        <w:r w:rsidRPr="007A7E42" w:rsidDel="008C4E22">
          <w:rPr>
            <w:rFonts w:ascii="Palatino Linotype" w:hAnsi="Palatino Linotype"/>
            <w:noProof/>
          </w:rPr>
          <w:delText xml:space="preserve"> và song song với BC cắt AB tại K.</w:delText>
        </w:r>
      </w:del>
    </w:p>
    <w:p w14:paraId="1DE09657" w14:textId="77777777" w:rsidR="001937AE" w:rsidRPr="007A7E42" w:rsidDel="008C4E22" w:rsidRDefault="001937AE" w:rsidP="001937AE">
      <w:pPr>
        <w:rPr>
          <w:del w:id="123" w:author="Khanh Nguyen" w:date="2021-07-01T11:38:00Z"/>
          <w:rFonts w:ascii="Palatino Linotype" w:hAnsi="Palatino Linotype"/>
          <w:noProof/>
          <w:rPrChange w:id="124" w:author="Khanh Nguyen" w:date="2021-06-25T17:20:00Z">
            <w:rPr>
              <w:del w:id="125" w:author="Khanh Nguyen" w:date="2021-07-01T11:38:00Z"/>
              <w:noProof/>
            </w:rPr>
          </w:rPrChange>
        </w:rPr>
      </w:pPr>
      <w:del w:id="126" w:author="Khanh Nguyen" w:date="2021-06-23T18:12:00Z">
        <w:r w:rsidRPr="007A7E42" w:rsidDel="00AA2DD0">
          <w:rPr>
            <w:rFonts w:ascii="Palatino Linotype" w:hAnsi="Palatino Linotype"/>
            <w:noProof/>
            <w:rPrChange w:id="127" w:author="Khanh Nguyen" w:date="2021-06-25T17:20:00Z">
              <w:rPr>
                <w:noProof/>
              </w:rPr>
            </w:rPrChange>
          </w:rPr>
          <w:delText xml:space="preserve">a) </w:delText>
        </w:r>
      </w:del>
      <w:del w:id="128" w:author="Khanh Nguyen" w:date="2021-07-01T11:38:00Z">
        <w:r w:rsidRPr="007A7E42" w:rsidDel="008C4E22">
          <w:rPr>
            <w:rFonts w:ascii="Palatino Linotype" w:hAnsi="Palatino Linotype"/>
            <w:noProof/>
            <w:rPrChange w:id="129" w:author="Khanh Nguyen" w:date="2021-06-25T17:20:00Z">
              <w:rPr>
                <w:noProof/>
              </w:rPr>
            </w:rPrChange>
          </w:rPr>
          <w:delText xml:space="preserve">Chứng minh </w:delText>
        </w:r>
        <w:r w:rsidRPr="007A7E42" w:rsidDel="008C4E22">
          <w:rPr>
            <w:rFonts w:ascii="Palatino Linotype" w:hAnsi="Palatino Linotype"/>
            <w:position w:val="-6"/>
          </w:rPr>
          <w:object w:dxaOrig="700" w:dyaOrig="279" w14:anchorId="481EBD37">
            <v:shape id="_x0000_i1174" type="#_x0000_t75" style="width:37.5pt;height:12pt" o:ole="">
              <v:imagedata r:id="rId199" o:title=""/>
            </v:shape>
            <o:OLEObject Type="Embed" ProgID="Equation.DSMT4" ShapeID="_x0000_i1174" DrawAspect="Content" ObjectID="_1847052041" r:id="rId200"/>
          </w:object>
        </w:r>
        <w:r w:rsidRPr="007A7E42" w:rsidDel="008C4E22">
          <w:rPr>
            <w:rFonts w:ascii="Palatino Linotype" w:hAnsi="Palatino Linotype"/>
            <w:noProof/>
            <w:rPrChange w:id="130" w:author="Khanh Nguyen" w:date="2021-06-25T17:20:00Z">
              <w:rPr>
                <w:noProof/>
              </w:rPr>
            </w:rPrChange>
          </w:rPr>
          <w:delText xml:space="preserve"> vuông tại </w:delText>
        </w:r>
        <w:r w:rsidRPr="007A7E42" w:rsidDel="008C4E22">
          <w:rPr>
            <w:rFonts w:ascii="Palatino Linotype" w:hAnsi="Palatino Linotype"/>
            <w:position w:val="-4"/>
          </w:rPr>
          <w:object w:dxaOrig="260" w:dyaOrig="260" w14:anchorId="5E4DD067">
            <v:shape id="_x0000_i1175" type="#_x0000_t75" style="width:12pt;height:12pt" o:ole="">
              <v:imagedata r:id="rId201" o:title=""/>
            </v:shape>
            <o:OLEObject Type="Embed" ProgID="Equation.DSMT4" ShapeID="_x0000_i1175" DrawAspect="Content" ObjectID="_1847052042" r:id="rId202"/>
          </w:object>
        </w:r>
        <w:r w:rsidRPr="007A7E42" w:rsidDel="008C4E22">
          <w:rPr>
            <w:rFonts w:ascii="Palatino Linotype" w:hAnsi="Palatino Linotype"/>
            <w:noProof/>
            <w:rPrChange w:id="131" w:author="Khanh Nguyen" w:date="2021-06-25T17:20:00Z">
              <w:rPr>
                <w:noProof/>
              </w:rPr>
            </w:rPrChange>
          </w:rPr>
          <w:delText>.</w:delText>
        </w:r>
      </w:del>
    </w:p>
    <w:p w14:paraId="4BF43B4E" w14:textId="77777777" w:rsidR="001937AE" w:rsidRPr="007A7E42" w:rsidDel="008C4E22" w:rsidRDefault="001937AE" w:rsidP="001937AE">
      <w:pPr>
        <w:rPr>
          <w:del w:id="132" w:author="Khanh Nguyen" w:date="2021-07-01T11:38:00Z"/>
          <w:rFonts w:ascii="Palatino Linotype" w:eastAsiaTheme="minorEastAsia" w:hAnsi="Palatino Linotype"/>
          <w:noProof/>
          <w:lang w:eastAsia="zh-CN"/>
          <w:rPrChange w:id="133" w:author="Khanh Nguyen" w:date="2021-06-25T17:20:00Z">
            <w:rPr>
              <w:del w:id="134" w:author="Khanh Nguyen" w:date="2021-07-01T11:38:00Z"/>
              <w:noProof/>
            </w:rPr>
          </w:rPrChange>
        </w:rPr>
        <w:pPrChange w:id="135" w:author="Khanh Nguyen" w:date="2021-07-01T15:34:00Z">
          <w:pPr>
            <w:pStyle w:val="ListParagraph"/>
            <w:numPr>
              <w:numId w:val="51"/>
            </w:numPr>
            <w:ind w:left="1080" w:hanging="360"/>
          </w:pPr>
        </w:pPrChange>
      </w:pPr>
      <w:del w:id="136" w:author="Khanh Nguyen" w:date="2021-06-23T18:13:00Z">
        <w:r w:rsidRPr="007A7E42" w:rsidDel="00AA2DD0">
          <w:rPr>
            <w:rFonts w:ascii="Palatino Linotype" w:eastAsiaTheme="minorEastAsia" w:hAnsi="Palatino Linotype"/>
            <w:noProof/>
            <w:lang w:eastAsia="zh-CN"/>
            <w:rPrChange w:id="137" w:author="Khanh Nguyen" w:date="2021-06-25T17:20:00Z">
              <w:rPr>
                <w:noProof/>
                <w:kern w:val="0"/>
                <w14:ligatures w14:val="none"/>
              </w:rPr>
            </w:rPrChange>
          </w:rPr>
          <w:delText xml:space="preserve">b) </w:delText>
        </w:r>
      </w:del>
      <w:del w:id="138" w:author="Khanh Nguyen" w:date="2021-07-01T11:38:00Z">
        <w:r w:rsidRPr="007A7E42" w:rsidDel="008C4E22">
          <w:rPr>
            <w:rFonts w:ascii="Palatino Linotype" w:eastAsiaTheme="minorEastAsia" w:hAnsi="Palatino Linotype"/>
            <w:noProof/>
            <w:lang w:eastAsia="zh-CN"/>
            <w:rPrChange w:id="139" w:author="Khanh Nguyen" w:date="2021-06-25T17:20:00Z">
              <w:rPr>
                <w:noProof/>
                <w:kern w:val="0"/>
                <w14:ligatures w14:val="none"/>
              </w:rPr>
            </w:rPrChange>
          </w:rPr>
          <w:delText xml:space="preserve">Tính </w:delText>
        </w:r>
        <w:r w:rsidRPr="007A7E42" w:rsidDel="008C4E22">
          <w:rPr>
            <w:rFonts w:ascii="Palatino Linotype" w:hAnsi="Palatino Linotype"/>
          </w:rPr>
          <w:object w:dxaOrig="1260" w:dyaOrig="320" w14:anchorId="6A40EF0F">
            <v:shape id="_x0000_i1176" type="#_x0000_t75" style="width:61.5pt;height:16.5pt" o:ole="">
              <v:imagedata r:id="rId203" o:title=""/>
            </v:shape>
            <o:OLEObject Type="Embed" ProgID="Equation.DSMT4" ShapeID="_x0000_i1176" DrawAspect="Content" ObjectID="_1847052043" r:id="rId204"/>
          </w:object>
        </w:r>
        <w:r w:rsidRPr="007A7E42" w:rsidDel="008C4E22">
          <w:rPr>
            <w:rFonts w:ascii="Palatino Linotype" w:eastAsiaTheme="minorEastAsia" w:hAnsi="Palatino Linotype"/>
            <w:noProof/>
            <w:lang w:eastAsia="zh-CN"/>
            <w:rPrChange w:id="140" w:author="Khanh Nguyen" w:date="2021-06-25T17:20:00Z">
              <w:rPr>
                <w:noProof/>
                <w:kern w:val="0"/>
                <w14:ligatures w14:val="none"/>
              </w:rPr>
            </w:rPrChange>
          </w:rPr>
          <w:delText>.</w:delText>
        </w:r>
      </w:del>
    </w:p>
    <w:p w14:paraId="739405E9" w14:textId="77777777" w:rsidR="001937AE" w:rsidRPr="007A7E42" w:rsidDel="008C4E22" w:rsidRDefault="001937AE" w:rsidP="001937AE">
      <w:pPr>
        <w:rPr>
          <w:del w:id="141" w:author="Khanh Nguyen" w:date="2021-07-01T11:38:00Z"/>
          <w:rFonts w:ascii="Palatino Linotype" w:hAnsi="Palatino Linotype"/>
          <w:noProof/>
          <w:rPrChange w:id="142" w:author="Khanh Nguyen" w:date="2021-06-25T17:20:00Z">
            <w:rPr>
              <w:del w:id="143" w:author="Khanh Nguyen" w:date="2021-07-01T11:38:00Z"/>
              <w:noProof/>
            </w:rPr>
          </w:rPrChange>
        </w:rPr>
      </w:pPr>
      <w:del w:id="144" w:author="Khanh Nguyen" w:date="2021-06-23T18:13:00Z">
        <w:r w:rsidRPr="007A7E42" w:rsidDel="00AA2DD0">
          <w:rPr>
            <w:rFonts w:ascii="Palatino Linotype" w:hAnsi="Palatino Linotype"/>
            <w:noProof/>
            <w:rPrChange w:id="145" w:author="Khanh Nguyen" w:date="2021-06-25T17:20:00Z">
              <w:rPr>
                <w:noProof/>
              </w:rPr>
            </w:rPrChange>
          </w:rPr>
          <w:delText xml:space="preserve">c) </w:delText>
        </w:r>
      </w:del>
      <w:del w:id="146" w:author="Khanh Nguyen" w:date="2021-07-01T11:38:00Z">
        <w:r w:rsidRPr="007A7E42" w:rsidDel="008C4E22">
          <w:rPr>
            <w:rFonts w:ascii="Palatino Linotype" w:hAnsi="Palatino Linotype"/>
            <w:noProof/>
            <w:rPrChange w:id="147" w:author="Khanh Nguyen" w:date="2021-06-25T17:20:00Z">
              <w:rPr>
                <w:noProof/>
              </w:rPr>
            </w:rPrChange>
          </w:rPr>
          <w:delText xml:space="preserve">Tính diện tích tứ giác BHKC. </w:delText>
        </w:r>
      </w:del>
    </w:p>
    <w:p w14:paraId="10B3AF0A" w14:textId="77777777" w:rsidR="001937AE" w:rsidRPr="007A7E42" w:rsidDel="00415DD9" w:rsidRDefault="001937AE" w:rsidP="001937AE">
      <w:pPr>
        <w:rPr>
          <w:del w:id="148" w:author="Khanh Nguyen" w:date="2021-07-01T11:50:00Z"/>
          <w:rFonts w:ascii="Palatino Linotype" w:hAnsi="Palatino Linotype"/>
          <w:lang w:val="nl-NL"/>
        </w:rPr>
        <w:pPrChange w:id="149" w:author="Khanh Nguyen" w:date="2021-07-01T15:34:00Z">
          <w:pPr>
            <w:pStyle w:val="ListParagraph"/>
            <w:numPr>
              <w:numId w:val="56"/>
            </w:numPr>
            <w:tabs>
              <w:tab w:val="num" w:pos="360"/>
              <w:tab w:val="num" w:pos="720"/>
            </w:tabs>
            <w:spacing w:line="288" w:lineRule="auto"/>
            <w:ind w:left="360" w:hanging="720"/>
          </w:pPr>
        </w:pPrChange>
      </w:pPr>
      <w:del w:id="150" w:author="Khanh Nguyen" w:date="2021-07-01T11:50:00Z">
        <w:r w:rsidRPr="007A7E42" w:rsidDel="00415DD9">
          <w:rPr>
            <w:rFonts w:ascii="Palatino Linotype" w:hAnsi="Palatino Linotype" w:cs="Times New Roman"/>
          </w:rPr>
          <w:fldChar w:fldCharType="begin"/>
        </w:r>
        <w:r w:rsidRPr="007A7E42" w:rsidDel="00415DD9">
          <w:rPr>
            <w:rFonts w:ascii="Palatino Linotype" w:hAnsi="Palatino Linotype" w:cs="Times New Roman"/>
          </w:rPr>
          <w:fldChar w:fldCharType="end"/>
        </w:r>
      </w:del>
      <w:del w:id="151" w:author="Khanh Nguyen" w:date="2021-06-23T18:13:00Z">
        <w:r w:rsidRPr="007A7E42" w:rsidDel="00AA2DD0">
          <w:rPr>
            <w:rFonts w:ascii="Palatino Linotype" w:hAnsi="Palatino Linotype"/>
            <w:noProof/>
          </w:rPr>
          <w:delText xml:space="preserve">Bài 65: </w:delText>
        </w:r>
      </w:del>
      <w:del w:id="152" w:author="Khanh Nguyen" w:date="2021-07-01T11:50:00Z">
        <w:r w:rsidRPr="007A7E42" w:rsidDel="00415DD9">
          <w:rPr>
            <w:rFonts w:ascii="Palatino Linotype" w:hAnsi="Palatino Linotype"/>
            <w:noProof/>
          </w:rPr>
          <w:delText xml:space="preserve">Cho </w:delText>
        </w:r>
        <w:r w:rsidRPr="007A7E42" w:rsidDel="00415DD9">
          <w:rPr>
            <w:rFonts w:ascii="Palatino Linotype" w:hAnsi="Palatino Linotype"/>
            <w:position w:val="-6"/>
          </w:rPr>
          <w:object w:dxaOrig="700" w:dyaOrig="279" w14:anchorId="58200503">
            <v:shape id="_x0000_i1177" type="#_x0000_t75" style="width:37.5pt;height:12pt" o:ole="">
              <v:imagedata r:id="rId205" o:title=""/>
            </v:shape>
            <o:OLEObject Type="Embed" ProgID="Equation.DSMT4" ShapeID="_x0000_i1177" DrawAspect="Content" ObjectID="_1847052044" r:id="rId206"/>
          </w:object>
        </w:r>
        <w:r w:rsidRPr="007A7E42" w:rsidDel="00415DD9">
          <w:rPr>
            <w:rFonts w:ascii="Palatino Linotype" w:hAnsi="Palatino Linotype"/>
            <w:noProof/>
          </w:rPr>
          <w:delText xml:space="preserve"> vuông tại </w:delText>
        </w:r>
        <w:r w:rsidRPr="007A7E42" w:rsidDel="00415DD9">
          <w:rPr>
            <w:rFonts w:ascii="Palatino Linotype" w:hAnsi="Palatino Linotype"/>
            <w:position w:val="-4"/>
          </w:rPr>
          <w:object w:dxaOrig="260" w:dyaOrig="260" w14:anchorId="5F6D39E0">
            <v:shape id="_x0000_i1178" type="#_x0000_t75" style="width:12pt;height:12pt" o:ole="">
              <v:imagedata r:id="rId207" o:title=""/>
            </v:shape>
            <o:OLEObject Type="Embed" ProgID="Equation.DSMT4" ShapeID="_x0000_i1178" DrawAspect="Content" ObjectID="_1847052045" r:id="rId208"/>
          </w:object>
        </w:r>
        <w:r w:rsidRPr="007A7E42" w:rsidDel="00415DD9">
          <w:rPr>
            <w:rFonts w:ascii="Palatino Linotype" w:hAnsi="Palatino Linotype"/>
            <w:noProof/>
          </w:rPr>
          <w:delText xml:space="preserve"> có </w:delText>
        </w:r>
        <w:r w:rsidRPr="007A7E42" w:rsidDel="00415DD9">
          <w:rPr>
            <w:rFonts w:ascii="Palatino Linotype" w:hAnsi="Palatino Linotype"/>
          </w:rPr>
          <w:object w:dxaOrig="2160" w:dyaOrig="320" w14:anchorId="7C5234E4">
            <v:shape id="_x0000_i1179" type="#_x0000_t75" style="width:108.75pt;height:16.5pt" o:ole="">
              <v:imagedata r:id="rId209" o:title=""/>
            </v:shape>
            <o:OLEObject Type="Embed" ProgID="Equation.DSMT4" ShapeID="_x0000_i1179" DrawAspect="Content" ObjectID="_1847052046" r:id="rId210"/>
          </w:object>
        </w:r>
        <w:r w:rsidRPr="007A7E42" w:rsidDel="00415DD9">
          <w:rPr>
            <w:rFonts w:ascii="Palatino Linotype" w:hAnsi="Palatino Linotype"/>
            <w:noProof/>
          </w:rPr>
          <w:delText xml:space="preserve">. Kẻ đường cao </w:delText>
        </w:r>
        <w:r w:rsidRPr="007A7E42" w:rsidDel="00415DD9">
          <w:rPr>
            <w:rFonts w:ascii="Palatino Linotype" w:hAnsi="Palatino Linotype"/>
            <w:position w:val="-4"/>
          </w:rPr>
          <w:object w:dxaOrig="420" w:dyaOrig="260" w14:anchorId="78C40BF5">
            <v:shape id="_x0000_i1180" type="#_x0000_t75" style="width:22.5pt;height:12pt" o:ole="">
              <v:imagedata r:id="rId211" o:title=""/>
            </v:shape>
            <o:OLEObject Type="Embed" ProgID="Equation.DSMT4" ShapeID="_x0000_i1180" DrawAspect="Content" ObjectID="_1847052047" r:id="rId212"/>
          </w:object>
        </w:r>
        <w:r w:rsidRPr="007A7E42" w:rsidDel="00415DD9">
          <w:rPr>
            <w:rFonts w:ascii="Palatino Linotype" w:hAnsi="Palatino Linotype"/>
            <w:noProof/>
          </w:rPr>
          <w:delText xml:space="preserve"> và phân giác AD của tam giác </w:delText>
        </w:r>
        <w:r w:rsidRPr="007A7E42" w:rsidDel="00415DD9">
          <w:rPr>
            <w:rFonts w:ascii="Palatino Linotype" w:hAnsi="Palatino Linotype"/>
          </w:rPr>
          <w:object w:dxaOrig="1100" w:dyaOrig="320" w14:anchorId="140B9D09">
            <v:shape id="_x0000_i1181" type="#_x0000_t75" style="width:55.5pt;height:16.5pt" o:ole="">
              <v:imagedata r:id="rId213" o:title=""/>
            </v:shape>
            <o:OLEObject Type="Embed" ProgID="Equation.DSMT4" ShapeID="_x0000_i1181" DrawAspect="Content" ObjectID="_1847052048" r:id="rId214"/>
          </w:object>
        </w:r>
        <w:r w:rsidRPr="007A7E42" w:rsidDel="00415DD9">
          <w:rPr>
            <w:rFonts w:ascii="Palatino Linotype" w:hAnsi="Palatino Linotype"/>
            <w:noProof/>
          </w:rPr>
          <w:delText xml:space="preserve"> thuộc </w:delText>
        </w:r>
        <w:r w:rsidRPr="007A7E42" w:rsidDel="00415DD9">
          <w:rPr>
            <w:rFonts w:ascii="Palatino Linotype" w:hAnsi="Palatino Linotype"/>
          </w:rPr>
          <w:object w:dxaOrig="480" w:dyaOrig="320" w14:anchorId="1C940C75">
            <v:shape id="_x0000_i1182" type="#_x0000_t75" style="width:22.5pt;height:16.5pt" o:ole="">
              <v:imagedata r:id="rId215" o:title=""/>
            </v:shape>
            <o:OLEObject Type="Embed" ProgID="Equation.DSMT4" ShapeID="_x0000_i1182" DrawAspect="Content" ObjectID="_1847052049" r:id="rId216"/>
          </w:object>
        </w:r>
        <w:r w:rsidRPr="007A7E42" w:rsidDel="00415DD9">
          <w:rPr>
            <w:rFonts w:ascii="Palatino Linotype" w:hAnsi="Palatino Linotype"/>
            <w:noProof/>
          </w:rPr>
          <w:delText>.</w:delText>
        </w:r>
      </w:del>
    </w:p>
    <w:p w14:paraId="584EBB9E" w14:textId="77777777" w:rsidR="001937AE" w:rsidRPr="007A7E42" w:rsidDel="00415DD9" w:rsidRDefault="001937AE" w:rsidP="001937AE">
      <w:pPr>
        <w:rPr>
          <w:del w:id="153" w:author="Khanh Nguyen" w:date="2021-07-01T11:50:00Z"/>
          <w:rFonts w:ascii="Palatino Linotype" w:eastAsiaTheme="minorEastAsia" w:hAnsi="Palatino Linotype"/>
          <w:noProof/>
          <w:lang w:eastAsia="zh-CN"/>
          <w:rPrChange w:id="154" w:author="Khanh Nguyen" w:date="2021-06-25T17:20:00Z">
            <w:rPr>
              <w:del w:id="155" w:author="Khanh Nguyen" w:date="2021-07-01T11:50:00Z"/>
              <w:noProof/>
            </w:rPr>
          </w:rPrChange>
        </w:rPr>
        <w:pPrChange w:id="156" w:author="Khanh Nguyen" w:date="2021-07-01T15:34:00Z">
          <w:pPr>
            <w:pStyle w:val="ListParagraph"/>
            <w:numPr>
              <w:numId w:val="52"/>
            </w:numPr>
            <w:ind w:hanging="360"/>
          </w:pPr>
        </w:pPrChange>
      </w:pPr>
      <w:del w:id="157" w:author="Khanh Nguyen" w:date="2021-06-23T18:13:00Z">
        <w:r w:rsidRPr="007A7E42" w:rsidDel="00AA2DD0">
          <w:rPr>
            <w:rFonts w:ascii="Palatino Linotype" w:eastAsiaTheme="minorEastAsia" w:hAnsi="Palatino Linotype"/>
            <w:noProof/>
            <w:lang w:eastAsia="zh-CN"/>
            <w:rPrChange w:id="158" w:author="Khanh Nguyen" w:date="2021-06-25T17:20:00Z">
              <w:rPr>
                <w:noProof/>
                <w:kern w:val="0"/>
                <w14:ligatures w14:val="none"/>
              </w:rPr>
            </w:rPrChange>
          </w:rPr>
          <w:delText xml:space="preserve">a) </w:delText>
        </w:r>
      </w:del>
      <w:del w:id="159" w:author="Khanh Nguyen" w:date="2021-07-01T11:50:00Z">
        <w:r w:rsidRPr="007A7E42" w:rsidDel="00415DD9">
          <w:rPr>
            <w:rFonts w:ascii="Palatino Linotype" w:eastAsiaTheme="minorEastAsia" w:hAnsi="Palatino Linotype"/>
            <w:noProof/>
            <w:lang w:eastAsia="zh-CN"/>
            <w:rPrChange w:id="160" w:author="Khanh Nguyen" w:date="2021-06-25T17:20:00Z">
              <w:rPr>
                <w:noProof/>
                <w:kern w:val="0"/>
                <w14:ligatures w14:val="none"/>
              </w:rPr>
            </w:rPrChange>
          </w:rPr>
          <w:delText xml:space="preserve">Tính </w:delText>
        </w:r>
        <w:r w:rsidRPr="007A7E42" w:rsidDel="00415DD9">
          <w:rPr>
            <w:rFonts w:ascii="Palatino Linotype" w:hAnsi="Palatino Linotype"/>
          </w:rPr>
          <w:object w:dxaOrig="820" w:dyaOrig="320" w14:anchorId="76AEA218">
            <v:shape id="_x0000_i1183" type="#_x0000_t75" style="width:38.25pt;height:16.5pt" o:ole="">
              <v:imagedata r:id="rId217" o:title=""/>
            </v:shape>
            <o:OLEObject Type="Embed" ProgID="Equation.DSMT4" ShapeID="_x0000_i1183" DrawAspect="Content" ObjectID="_1847052050" r:id="rId218"/>
          </w:object>
        </w:r>
        <w:r w:rsidRPr="007A7E42" w:rsidDel="00415DD9">
          <w:rPr>
            <w:rFonts w:ascii="Palatino Linotype" w:eastAsiaTheme="minorEastAsia" w:hAnsi="Palatino Linotype"/>
            <w:noProof/>
            <w:lang w:eastAsia="zh-CN"/>
            <w:rPrChange w:id="161" w:author="Khanh Nguyen" w:date="2021-06-25T17:20:00Z">
              <w:rPr>
                <w:noProof/>
                <w:kern w:val="0"/>
                <w14:ligatures w14:val="none"/>
              </w:rPr>
            </w:rPrChange>
          </w:rPr>
          <w:delText>.</w:delText>
        </w:r>
      </w:del>
    </w:p>
    <w:p w14:paraId="5F8083F3" w14:textId="77777777" w:rsidR="001937AE" w:rsidRPr="007A7E42" w:rsidDel="00415DD9" w:rsidRDefault="001937AE" w:rsidP="001937AE">
      <w:pPr>
        <w:rPr>
          <w:del w:id="162" w:author="Khanh Nguyen" w:date="2021-07-01T11:50:00Z"/>
          <w:rFonts w:ascii="Palatino Linotype" w:hAnsi="Palatino Linotype"/>
          <w:noProof/>
          <w:rPrChange w:id="163" w:author="Khanh Nguyen" w:date="2021-06-25T17:20:00Z">
            <w:rPr>
              <w:del w:id="164" w:author="Khanh Nguyen" w:date="2021-07-01T11:50:00Z"/>
              <w:noProof/>
            </w:rPr>
          </w:rPrChange>
        </w:rPr>
      </w:pPr>
      <w:del w:id="165" w:author="Khanh Nguyen" w:date="2021-06-23T18:13:00Z">
        <w:r w:rsidRPr="007A7E42" w:rsidDel="00AA2DD0">
          <w:rPr>
            <w:rFonts w:ascii="Palatino Linotype" w:hAnsi="Palatino Linotype"/>
            <w:noProof/>
            <w:rPrChange w:id="166" w:author="Khanh Nguyen" w:date="2021-06-25T17:20:00Z">
              <w:rPr>
                <w:noProof/>
              </w:rPr>
            </w:rPrChange>
          </w:rPr>
          <w:delText xml:space="preserve">b) </w:delText>
        </w:r>
      </w:del>
      <w:del w:id="167" w:author="Khanh Nguyen" w:date="2021-07-01T11:50:00Z">
        <w:r w:rsidRPr="007A7E42" w:rsidDel="00415DD9">
          <w:rPr>
            <w:rFonts w:ascii="Palatino Linotype" w:hAnsi="Palatino Linotype"/>
            <w:noProof/>
            <w:rPrChange w:id="168" w:author="Khanh Nguyen" w:date="2021-06-25T17:20:00Z">
              <w:rPr>
                <w:noProof/>
              </w:rPr>
            </w:rPrChange>
          </w:rPr>
          <w:delText>Tính HD, AD.</w:delText>
        </w:r>
      </w:del>
    </w:p>
    <w:p w14:paraId="6052DC2A" w14:textId="77777777" w:rsidR="001937AE" w:rsidRPr="007A7E42" w:rsidDel="001A2ECB" w:rsidRDefault="001937AE" w:rsidP="001937AE">
      <w:pPr>
        <w:rPr>
          <w:del w:id="169" w:author="Khanh Nguyen" w:date="2021-07-01T11:57:00Z"/>
          <w:rFonts w:ascii="Palatino Linotype" w:hAnsi="Palatino Linotype"/>
          <w:noProof/>
          <w:rPrChange w:id="170" w:author="Khanh Nguyen" w:date="2021-07-01T09:35:00Z">
            <w:rPr>
              <w:del w:id="171" w:author="Khanh Nguyen" w:date="2021-07-01T11:57:00Z"/>
              <w:noProof/>
            </w:rPr>
          </w:rPrChange>
        </w:rPr>
      </w:pPr>
      <w:del w:id="172" w:author="Khanh Nguyen" w:date="2021-06-23T18:13:00Z">
        <w:r w:rsidRPr="007A7E42" w:rsidDel="00AA2DD0">
          <w:rPr>
            <w:rFonts w:ascii="Palatino Linotype" w:hAnsi="Palatino Linotype"/>
            <w:noProof/>
            <w:rPrChange w:id="173" w:author="Khanh Nguyen" w:date="2021-06-25T17:20:00Z">
              <w:rPr>
                <w:noProof/>
              </w:rPr>
            </w:rPrChange>
          </w:rPr>
          <w:delText xml:space="preserve">c) </w:delText>
        </w:r>
      </w:del>
      <w:del w:id="174" w:author="Khanh Nguyen" w:date="2021-07-01T11:50:00Z">
        <w:r w:rsidRPr="007A7E42" w:rsidDel="00415DD9">
          <w:rPr>
            <w:rFonts w:ascii="Palatino Linotype" w:hAnsi="Palatino Linotype"/>
            <w:noProof/>
            <w:rPrChange w:id="175" w:author="Khanh Nguyen" w:date="2021-06-25T17:20:00Z">
              <w:rPr>
                <w:noProof/>
              </w:rPr>
            </w:rPrChange>
          </w:rPr>
          <w:delText xml:space="preserve">Gọi I, K lần lượt là hình chiếu của D trên </w:delText>
        </w:r>
        <w:r w:rsidRPr="007A7E42" w:rsidDel="00415DD9">
          <w:rPr>
            <w:rFonts w:ascii="Palatino Linotype" w:hAnsi="Palatino Linotype"/>
          </w:rPr>
          <w:object w:dxaOrig="820" w:dyaOrig="320" w14:anchorId="248D5866">
            <v:shape id="_x0000_i1184" type="#_x0000_t75" style="width:38.25pt;height:16.5pt" o:ole="">
              <v:imagedata r:id="rId219" o:title=""/>
            </v:shape>
            <o:OLEObject Type="Embed" ProgID="Equation.DSMT4" ShapeID="_x0000_i1184" DrawAspect="Content" ObjectID="_1847052051" r:id="rId220"/>
          </w:object>
        </w:r>
        <w:r w:rsidRPr="007A7E42" w:rsidDel="00415DD9">
          <w:rPr>
            <w:rFonts w:ascii="Palatino Linotype" w:hAnsi="Palatino Linotype"/>
            <w:noProof/>
            <w:rPrChange w:id="176" w:author="Khanh Nguyen" w:date="2021-06-25T17:20:00Z">
              <w:rPr>
                <w:noProof/>
              </w:rPr>
            </w:rPrChange>
          </w:rPr>
          <w:delText xml:space="preserve">. Tính diện tích tứ giác BIKC. </w:delText>
        </w:r>
      </w:del>
    </w:p>
    <w:p w14:paraId="65D51DC2" w14:textId="77777777" w:rsidR="001937AE" w:rsidRPr="007A7E42" w:rsidDel="001F668D" w:rsidRDefault="001937AE" w:rsidP="001937AE">
      <w:pPr>
        <w:rPr>
          <w:del w:id="177" w:author="Khanh Nguyen" w:date="2021-06-29T21:46:00Z"/>
          <w:rFonts w:ascii="Palatino Linotype" w:hAnsi="Palatino Linotype"/>
          <w:lang w:val="nl-NL"/>
        </w:rPr>
        <w:pPrChange w:id="178" w:author="Khanh Nguyen" w:date="2021-07-01T15:34:00Z">
          <w:pPr>
            <w:pStyle w:val="ListParagraph"/>
            <w:numPr>
              <w:numId w:val="47"/>
            </w:numPr>
            <w:tabs>
              <w:tab w:val="num" w:pos="360"/>
            </w:tabs>
            <w:spacing w:line="288" w:lineRule="auto"/>
            <w:ind w:hanging="360"/>
          </w:pPr>
        </w:pPrChange>
      </w:pPr>
      <w:del w:id="179" w:author="Khanh Nguyen" w:date="2021-06-29T21:46:00Z">
        <w:r w:rsidRPr="007A7E42" w:rsidDel="001F668D">
          <w:rPr>
            <w:rFonts w:ascii="Palatino Linotype" w:eastAsiaTheme="minorEastAsia" w:hAnsi="Palatino Linotype" w:cs="Times New Roman"/>
            <w:lang w:eastAsia="zh-CN"/>
            <w:rPrChange w:id="180" w:author="Khanh Nguyen" w:date="2021-06-25T17:20:00Z">
              <w:rPr>
                <w:rFonts w:ascii="Times New Roman" w:hAnsi="Times New Roman" w:cs="Times New Roman"/>
                <w:kern w:val="0"/>
                <w:sz w:val="36"/>
                <w:szCs w:val="36"/>
                <w14:ligatures w14:val="none"/>
              </w:rPr>
            </w:rPrChange>
          </w:rPr>
          <w:delText>Cho tam giác ABC vuông tại A, đường cao AH chia cạnh huyền BC  thành hai đoạn BH và CH lần lượt có độ dài là 4cm và 9cm. Gọi D và E lần lượt là hình chiếu của H trên AB và AC.</w:delText>
        </w:r>
      </w:del>
    </w:p>
    <w:p w14:paraId="3BE387E6" w14:textId="77777777" w:rsidR="001937AE" w:rsidRPr="007A7E42" w:rsidDel="00AA2DD0" w:rsidRDefault="001937AE" w:rsidP="001937AE">
      <w:pPr>
        <w:spacing w:line="259" w:lineRule="auto"/>
        <w:rPr>
          <w:del w:id="181" w:author="Khanh Nguyen" w:date="2021-06-23T18:15:00Z"/>
          <w:rFonts w:ascii="Palatino Linotype" w:hAnsi="Palatino Linotype"/>
        </w:rPr>
        <w:pPrChange w:id="182" w:author="Khanh Nguyen" w:date="2021-07-01T15:34:00Z">
          <w:pPr>
            <w:spacing w:line="240" w:lineRule="auto"/>
            <w:ind w:firstLine="720"/>
            <w:jc w:val="both"/>
          </w:pPr>
        </w:pPrChange>
      </w:pPr>
      <w:del w:id="183" w:author="Khanh Nguyen" w:date="2021-06-23T18:15:00Z">
        <w:r w:rsidRPr="007A7E42" w:rsidDel="00AA2DD0">
          <w:rPr>
            <w:rFonts w:ascii="Palatino Linotype" w:hAnsi="Palatino Linotype" w:cs="Times New Roman"/>
            <w:rPrChange w:id="184" w:author="Khanh Nguyen" w:date="2021-06-25T17:20:00Z">
              <w:rPr>
                <w:rFonts w:ascii="Times New Roman" w:hAnsi="Times New Roman" w:cs="Times New Roman"/>
                <w:sz w:val="36"/>
                <w:szCs w:val="36"/>
              </w:rPr>
            </w:rPrChange>
          </w:rPr>
          <w:delText xml:space="preserve">a) </w:delText>
        </w:r>
      </w:del>
      <w:del w:id="185" w:author="Khanh Nguyen" w:date="2021-06-29T21:46:00Z">
        <w:r w:rsidRPr="007A7E42" w:rsidDel="001F668D">
          <w:rPr>
            <w:rFonts w:ascii="Palatino Linotype" w:hAnsi="Palatino Linotype" w:cs="Times New Roman"/>
            <w:rPrChange w:id="186" w:author="Khanh Nguyen" w:date="2021-06-25T17:20:00Z">
              <w:rPr>
                <w:rFonts w:ascii="Times New Roman" w:hAnsi="Times New Roman" w:cs="Times New Roman"/>
                <w:sz w:val="36"/>
                <w:szCs w:val="36"/>
              </w:rPr>
            </w:rPrChange>
          </w:rPr>
          <w:delText>Tính độ dài đoạn thẳng DE.</w:delText>
        </w:r>
      </w:del>
    </w:p>
    <w:p w14:paraId="22E15607" w14:textId="77777777" w:rsidR="001937AE" w:rsidRPr="007A7E42" w:rsidDel="00AA2DD0" w:rsidRDefault="001937AE" w:rsidP="001937AE">
      <w:pPr>
        <w:spacing w:line="259" w:lineRule="auto"/>
        <w:rPr>
          <w:del w:id="187" w:author="Khanh Nguyen" w:date="2021-06-23T18:15:00Z"/>
          <w:rFonts w:ascii="Palatino Linotype" w:hAnsi="Palatino Linotype"/>
        </w:rPr>
        <w:pPrChange w:id="188" w:author="Khanh Nguyen" w:date="2021-07-01T15:34:00Z">
          <w:pPr>
            <w:spacing w:line="240" w:lineRule="auto"/>
            <w:ind w:firstLine="720"/>
          </w:pPr>
        </w:pPrChange>
      </w:pPr>
      <w:del w:id="189" w:author="Khanh Nguyen" w:date="2021-06-23T18:15:00Z">
        <w:r w:rsidRPr="007A7E42" w:rsidDel="00AA2DD0">
          <w:rPr>
            <w:rFonts w:ascii="Palatino Linotype" w:hAnsi="Palatino Linotype" w:cs="Times New Roman"/>
            <w:rPrChange w:id="190" w:author="Khanh Nguyen" w:date="2021-06-25T17:20:00Z">
              <w:rPr>
                <w:rFonts w:ascii="Times New Roman" w:hAnsi="Times New Roman" w:cs="Times New Roman"/>
                <w:sz w:val="36"/>
                <w:szCs w:val="36"/>
              </w:rPr>
            </w:rPrChange>
          </w:rPr>
          <w:delText xml:space="preserve">b) </w:delText>
        </w:r>
      </w:del>
      <w:del w:id="191" w:author="Khanh Nguyen" w:date="2021-06-29T21:46:00Z">
        <w:r w:rsidRPr="007A7E42" w:rsidDel="001F668D">
          <w:rPr>
            <w:rFonts w:ascii="Palatino Linotype" w:hAnsi="Palatino Linotype" w:cs="Times New Roman"/>
            <w:rPrChange w:id="192" w:author="Khanh Nguyen" w:date="2021-06-25T17:20:00Z">
              <w:rPr>
                <w:rFonts w:ascii="Times New Roman" w:hAnsi="Times New Roman" w:cs="Times New Roman"/>
                <w:sz w:val="36"/>
                <w:szCs w:val="36"/>
              </w:rPr>
            </w:rPrChange>
          </w:rPr>
          <w:delText>Các đường thẳng vuông góc với DE tại D và E lần lượt cắt BC tại M và N. Chứng minh M là trung điểm của BH và N là trung điểm của CH.</w:delText>
        </w:r>
      </w:del>
    </w:p>
    <w:p w14:paraId="39AE0B5B" w14:textId="77777777" w:rsidR="001937AE" w:rsidRPr="007A7E42" w:rsidDel="00AA2DD0" w:rsidRDefault="001937AE" w:rsidP="001937AE">
      <w:pPr>
        <w:spacing w:line="259" w:lineRule="auto"/>
        <w:rPr>
          <w:del w:id="193" w:author="Khanh Nguyen" w:date="2021-06-23T18:15:00Z"/>
          <w:rFonts w:ascii="Palatino Linotype" w:hAnsi="Palatino Linotype"/>
          <w:rPrChange w:id="194" w:author="Khanh Nguyen" w:date="2021-06-25T17:20:00Z">
            <w:rPr>
              <w:del w:id="195" w:author="Khanh Nguyen" w:date="2021-06-23T18:15:00Z"/>
              <w:sz w:val="36"/>
              <w:szCs w:val="36"/>
            </w:rPr>
          </w:rPrChange>
        </w:rPr>
        <w:pPrChange w:id="196" w:author="Khanh Nguyen" w:date="2021-07-01T15:34:00Z">
          <w:pPr>
            <w:spacing w:line="240" w:lineRule="auto"/>
            <w:ind w:firstLine="720"/>
          </w:pPr>
        </w:pPrChange>
      </w:pPr>
      <w:del w:id="197" w:author="Khanh Nguyen" w:date="2021-06-23T18:15:00Z">
        <w:r w:rsidRPr="007A7E42" w:rsidDel="00AA2DD0">
          <w:rPr>
            <w:rFonts w:ascii="Palatino Linotype" w:hAnsi="Palatino Linotype" w:cs="Times New Roman"/>
            <w:rPrChange w:id="198" w:author="Khanh Nguyen" w:date="2021-06-25T17:20:00Z">
              <w:rPr>
                <w:rFonts w:ascii="Times New Roman" w:hAnsi="Times New Roman" w:cs="Times New Roman"/>
                <w:sz w:val="36"/>
                <w:szCs w:val="36"/>
              </w:rPr>
            </w:rPrChange>
          </w:rPr>
          <w:delText xml:space="preserve">c) </w:delText>
        </w:r>
      </w:del>
      <w:del w:id="199" w:author="Khanh Nguyen" w:date="2021-06-29T21:46:00Z">
        <w:r w:rsidRPr="007A7E42" w:rsidDel="001F668D">
          <w:rPr>
            <w:rFonts w:ascii="Palatino Linotype" w:hAnsi="Palatino Linotype" w:cs="Times New Roman"/>
            <w:rPrChange w:id="200" w:author="Khanh Nguyen" w:date="2021-06-25T17:20:00Z">
              <w:rPr>
                <w:rFonts w:ascii="Times New Roman" w:hAnsi="Times New Roman" w:cs="Times New Roman"/>
                <w:sz w:val="36"/>
                <w:szCs w:val="36"/>
              </w:rPr>
            </w:rPrChange>
          </w:rPr>
          <w:delText>Tính diện tích của tứ giác DE</w:delText>
        </w:r>
      </w:del>
      <w:del w:id="201" w:author="Khanh Nguyen" w:date="2021-06-29T21:33:00Z">
        <w:r w:rsidRPr="007A7E42" w:rsidDel="00F308C1">
          <w:rPr>
            <w:rFonts w:ascii="Palatino Linotype" w:hAnsi="Palatino Linotype" w:cs="Times New Roman"/>
            <w:rPrChange w:id="202" w:author="Khanh Nguyen" w:date="2021-06-25T17:20:00Z">
              <w:rPr>
                <w:rFonts w:ascii="Times New Roman" w:hAnsi="Times New Roman" w:cs="Times New Roman"/>
                <w:sz w:val="36"/>
                <w:szCs w:val="36"/>
              </w:rPr>
            </w:rPrChange>
          </w:rPr>
          <w:delText>M</w:delText>
        </w:r>
      </w:del>
      <w:del w:id="203" w:author="Khanh Nguyen" w:date="2021-06-29T21:46:00Z">
        <w:r w:rsidRPr="007A7E42" w:rsidDel="001F668D">
          <w:rPr>
            <w:rFonts w:ascii="Palatino Linotype" w:hAnsi="Palatino Linotype" w:cs="Times New Roman"/>
            <w:rPrChange w:id="204" w:author="Khanh Nguyen" w:date="2021-06-25T17:20:00Z">
              <w:rPr>
                <w:rFonts w:ascii="Times New Roman" w:hAnsi="Times New Roman" w:cs="Times New Roman"/>
                <w:sz w:val="36"/>
                <w:szCs w:val="36"/>
              </w:rPr>
            </w:rPrChange>
          </w:rPr>
          <w:delText xml:space="preserve">N.  </w:delText>
        </w:r>
      </w:del>
      <w:del w:id="205" w:author="Khanh Nguyen" w:date="2021-06-23T18:15:00Z">
        <w:r w:rsidRPr="007A7E42" w:rsidDel="00AA2DD0">
          <w:rPr>
            <w:rFonts w:ascii="Palatino Linotype" w:hAnsi="Palatino Linotype" w:cs="Times New Roman"/>
            <w:rPrChange w:id="206" w:author="Khanh Nguyen" w:date="2021-06-25T17:20:00Z">
              <w:rPr>
                <w:rFonts w:ascii="Times New Roman" w:hAnsi="Times New Roman" w:cs="Times New Roman"/>
                <w:sz w:val="36"/>
                <w:szCs w:val="36"/>
              </w:rPr>
            </w:rPrChange>
          </w:rPr>
          <w:br/>
        </w:r>
      </w:del>
    </w:p>
    <w:p w14:paraId="64F68077" w14:textId="77777777" w:rsidR="001937AE" w:rsidRPr="007A7E42" w:rsidDel="001F668D" w:rsidRDefault="001937AE" w:rsidP="001937AE">
      <w:pPr>
        <w:spacing w:line="259" w:lineRule="auto"/>
        <w:rPr>
          <w:del w:id="207" w:author="Khanh Nguyen" w:date="2021-06-29T21:46:00Z"/>
          <w:rFonts w:ascii="Palatino Linotype" w:hAnsi="Palatino Linotype"/>
          <w:lang w:val="nl-NL"/>
        </w:rPr>
        <w:pPrChange w:id="208" w:author="Khanh Nguyen" w:date="2021-07-01T15:34:00Z">
          <w:pPr>
            <w:spacing w:line="240" w:lineRule="auto"/>
            <w:jc w:val="both"/>
          </w:pPr>
        </w:pPrChange>
      </w:pPr>
      <w:del w:id="209" w:author="Khanh Nguyen" w:date="2021-06-29T21:46:00Z">
        <w:r w:rsidRPr="007A7E42" w:rsidDel="001F668D">
          <w:rPr>
            <w:rFonts w:ascii="Palatino Linotype" w:hAnsi="Palatino Linotype" w:cs="Times New Roman"/>
            <w:rPrChange w:id="210" w:author="Khanh Nguyen" w:date="2021-06-25T17:20:00Z">
              <w:rPr>
                <w:rFonts w:ascii="Times New Roman" w:hAnsi="Times New Roman" w:cs="Times New Roman"/>
                <w:sz w:val="36"/>
                <w:szCs w:val="36"/>
              </w:rPr>
            </w:rPrChange>
          </w:rPr>
          <w:delText xml:space="preserve"> </w:delText>
        </w:r>
      </w:del>
    </w:p>
    <w:p w14:paraId="5FAB5056" w14:textId="77777777" w:rsidR="001937AE" w:rsidRPr="007A7E42" w:rsidDel="00CB2CE0" w:rsidRDefault="001937AE" w:rsidP="001937AE">
      <w:pPr>
        <w:rPr>
          <w:del w:id="211" w:author="Khanh Nguyen" w:date="2021-06-29T21:53:00Z"/>
          <w:rFonts w:ascii="Palatino Linotype" w:hAnsi="Palatino Linotype"/>
          <w:lang w:val="nl-NL"/>
        </w:rPr>
        <w:pPrChange w:id="212" w:author="Khanh Nguyen" w:date="2021-07-01T15:34:00Z">
          <w:pPr>
            <w:pStyle w:val="ListParagraph"/>
            <w:numPr>
              <w:numId w:val="47"/>
            </w:numPr>
            <w:tabs>
              <w:tab w:val="num" w:pos="360"/>
            </w:tabs>
            <w:spacing w:line="288" w:lineRule="auto"/>
            <w:ind w:hanging="360"/>
          </w:pPr>
        </w:pPrChange>
      </w:pPr>
      <w:del w:id="213" w:author="Khanh Nguyen" w:date="2021-06-29T21:53:00Z">
        <w:r w:rsidRPr="007A7E42" w:rsidDel="00CB2CE0">
          <w:rPr>
            <w:rFonts w:ascii="Palatino Linotype" w:eastAsiaTheme="minorEastAsia" w:hAnsi="Palatino Linotype" w:cs="Times New Roman"/>
            <w:lang w:eastAsia="zh-CN"/>
            <w:rPrChange w:id="214" w:author="Khanh Nguyen" w:date="2021-06-25T17:20:00Z">
              <w:rPr>
                <w:rFonts w:ascii="Times New Roman" w:hAnsi="Times New Roman" w:cs="Times New Roman"/>
                <w:kern w:val="0"/>
                <w:sz w:val="36"/>
                <w:szCs w:val="36"/>
                <w14:ligatures w14:val="none"/>
              </w:rPr>
            </w:rPrChange>
          </w:rPr>
          <w:delText>Cho tam giác ABC vuông tại A, AB = 15cm, AC = 20cm.</w:delText>
        </w:r>
      </w:del>
    </w:p>
    <w:p w14:paraId="4A35DDCA" w14:textId="77777777" w:rsidR="001937AE" w:rsidRPr="007A7E42" w:rsidDel="00CB2CE0" w:rsidRDefault="001937AE" w:rsidP="001937AE">
      <w:pPr>
        <w:spacing w:line="259" w:lineRule="auto"/>
        <w:rPr>
          <w:del w:id="215" w:author="Khanh Nguyen" w:date="2021-06-29T21:53:00Z"/>
          <w:rFonts w:ascii="Palatino Linotype" w:hAnsi="Palatino Linotype"/>
          <w:rPrChange w:id="216" w:author="Khanh Nguyen" w:date="2021-06-25T17:20:00Z">
            <w:rPr>
              <w:del w:id="217" w:author="Khanh Nguyen" w:date="2021-06-29T21:53:00Z"/>
              <w:sz w:val="36"/>
              <w:szCs w:val="36"/>
            </w:rPr>
          </w:rPrChange>
        </w:rPr>
        <w:pPrChange w:id="218" w:author="Khanh Nguyen" w:date="2021-07-01T15:34:00Z">
          <w:pPr>
            <w:spacing w:line="240" w:lineRule="auto"/>
            <w:jc w:val="both"/>
          </w:pPr>
        </w:pPrChange>
      </w:pPr>
      <w:del w:id="219" w:author="Khanh Nguyen" w:date="2021-06-23T18:15:00Z">
        <w:r w:rsidRPr="007A7E42" w:rsidDel="00AA2DD0">
          <w:rPr>
            <w:rFonts w:ascii="Palatino Linotype" w:hAnsi="Palatino Linotype" w:cs="Times New Roman"/>
            <w:rPrChange w:id="220" w:author="Khanh Nguyen" w:date="2021-06-25T17:20:00Z">
              <w:rPr>
                <w:rFonts w:ascii="Times New Roman" w:hAnsi="Times New Roman" w:cs="Times New Roman"/>
                <w:sz w:val="36"/>
                <w:szCs w:val="36"/>
              </w:rPr>
            </w:rPrChange>
          </w:rPr>
          <w:tab/>
        </w:r>
      </w:del>
      <w:del w:id="221" w:author="Khanh Nguyen" w:date="2021-06-23T18:16:00Z">
        <w:r w:rsidRPr="007A7E42" w:rsidDel="00AA2DD0">
          <w:rPr>
            <w:rFonts w:ascii="Palatino Linotype" w:hAnsi="Palatino Linotype" w:cs="Times New Roman"/>
            <w:rPrChange w:id="222" w:author="Khanh Nguyen" w:date="2021-06-25T17:20:00Z">
              <w:rPr>
                <w:rFonts w:ascii="Times New Roman" w:hAnsi="Times New Roman" w:cs="Times New Roman"/>
                <w:sz w:val="36"/>
                <w:szCs w:val="36"/>
              </w:rPr>
            </w:rPrChange>
          </w:rPr>
          <w:delText xml:space="preserve">a) </w:delText>
        </w:r>
      </w:del>
      <w:del w:id="223" w:author="Khanh Nguyen" w:date="2021-06-29T21:53:00Z">
        <w:r w:rsidRPr="007A7E42" w:rsidDel="00CB2CE0">
          <w:rPr>
            <w:rFonts w:ascii="Palatino Linotype" w:hAnsi="Palatino Linotype" w:cs="Times New Roman"/>
            <w:rPrChange w:id="224" w:author="Khanh Nguyen" w:date="2021-06-25T17:20:00Z">
              <w:rPr>
                <w:rFonts w:ascii="Times New Roman" w:hAnsi="Times New Roman" w:cs="Times New Roman"/>
                <w:sz w:val="36"/>
                <w:szCs w:val="36"/>
              </w:rPr>
            </w:rPrChange>
          </w:rPr>
          <w:delText xml:space="preserve">Tính </w:delText>
        </w:r>
      </w:del>
      <w:del w:id="225" w:author="Khanh Nguyen" w:date="2021-06-29T21:48:00Z">
        <w:r w:rsidRPr="007A7E42" w:rsidDel="001F668D">
          <w:rPr>
            <w:rFonts w:ascii="Palatino Linotype" w:hAnsi="Palatino Linotype" w:cs="Times New Roman"/>
            <w:rPrChange w:id="226" w:author="Khanh Nguyen" w:date="2021-06-25T17:20:00Z">
              <w:rPr>
                <w:rFonts w:ascii="Times New Roman" w:hAnsi="Times New Roman" w:cs="Times New Roman"/>
                <w:sz w:val="36"/>
                <w:szCs w:val="36"/>
              </w:rPr>
            </w:rPrChange>
          </w:rPr>
          <w:delText>BC, B, C.</w:delText>
        </w:r>
      </w:del>
    </w:p>
    <w:p w14:paraId="0F8A7377" w14:textId="77777777" w:rsidR="001937AE" w:rsidRPr="007A7E42" w:rsidDel="00CB2CE0" w:rsidRDefault="001937AE" w:rsidP="001937AE">
      <w:pPr>
        <w:spacing w:line="259" w:lineRule="auto"/>
        <w:rPr>
          <w:del w:id="227" w:author="Khanh Nguyen" w:date="2021-06-29T21:53:00Z"/>
          <w:rFonts w:ascii="Palatino Linotype" w:hAnsi="Palatino Linotype"/>
          <w:rPrChange w:id="228" w:author="Khanh Nguyen" w:date="2021-06-25T17:20:00Z">
            <w:rPr>
              <w:del w:id="229" w:author="Khanh Nguyen" w:date="2021-06-29T21:53:00Z"/>
              <w:sz w:val="36"/>
              <w:szCs w:val="36"/>
            </w:rPr>
          </w:rPrChange>
        </w:rPr>
        <w:pPrChange w:id="230" w:author="Khanh Nguyen" w:date="2021-07-01T15:34:00Z">
          <w:pPr>
            <w:spacing w:line="240" w:lineRule="auto"/>
            <w:ind w:firstLine="720"/>
            <w:jc w:val="both"/>
          </w:pPr>
        </w:pPrChange>
      </w:pPr>
      <w:del w:id="231" w:author="Khanh Nguyen" w:date="2021-06-23T18:16:00Z">
        <w:r w:rsidRPr="007A7E42" w:rsidDel="00AA2DD0">
          <w:rPr>
            <w:rFonts w:ascii="Palatino Linotype" w:hAnsi="Palatino Linotype" w:cs="Times New Roman"/>
            <w:rPrChange w:id="232" w:author="Khanh Nguyen" w:date="2021-06-25T17:20:00Z">
              <w:rPr>
                <w:rFonts w:ascii="Times New Roman" w:hAnsi="Times New Roman" w:cs="Times New Roman"/>
                <w:sz w:val="36"/>
                <w:szCs w:val="36"/>
              </w:rPr>
            </w:rPrChange>
          </w:rPr>
          <w:delText xml:space="preserve">b) </w:delText>
        </w:r>
      </w:del>
      <w:del w:id="233" w:author="Khanh Nguyen" w:date="2021-06-29T21:53:00Z">
        <w:r w:rsidRPr="007A7E42" w:rsidDel="00CB2CE0">
          <w:rPr>
            <w:rFonts w:ascii="Palatino Linotype" w:hAnsi="Palatino Linotype" w:cs="Times New Roman"/>
            <w:rPrChange w:id="234" w:author="Khanh Nguyen" w:date="2021-06-25T17:20:00Z">
              <w:rPr>
                <w:rFonts w:ascii="Times New Roman" w:hAnsi="Times New Roman" w:cs="Times New Roman"/>
                <w:sz w:val="36"/>
                <w:szCs w:val="36"/>
              </w:rPr>
            </w:rPrChange>
          </w:rPr>
          <w:delText>Phân giác của góc A cắt BC tại E. Tính BE, CE.</w:delText>
        </w:r>
      </w:del>
    </w:p>
    <w:p w14:paraId="4D7C50FB" w14:textId="77777777" w:rsidR="001937AE" w:rsidRPr="007A7E42" w:rsidDel="00CB2CE0" w:rsidRDefault="001937AE" w:rsidP="001937AE">
      <w:pPr>
        <w:spacing w:line="259" w:lineRule="auto"/>
        <w:rPr>
          <w:del w:id="235" w:author="Khanh Nguyen" w:date="2021-06-29T21:53:00Z"/>
          <w:rFonts w:ascii="Palatino Linotype" w:hAnsi="Palatino Linotype"/>
          <w:lang w:val="nl-NL"/>
          <w:rPrChange w:id="236" w:author="Khanh Nguyen" w:date="2021-06-25T17:20:00Z">
            <w:rPr>
              <w:del w:id="237" w:author="Khanh Nguyen" w:date="2021-06-29T21:53:00Z"/>
              <w:lang w:val="nl-NL"/>
            </w:rPr>
          </w:rPrChange>
        </w:rPr>
        <w:pPrChange w:id="238" w:author="Khanh Nguyen" w:date="2021-07-01T15:34:00Z">
          <w:pPr>
            <w:spacing w:line="288" w:lineRule="auto"/>
          </w:pPr>
        </w:pPrChange>
      </w:pPr>
      <w:del w:id="239" w:author="Khanh Nguyen" w:date="2021-06-23T18:16:00Z">
        <w:r w:rsidRPr="007A7E42" w:rsidDel="00AA2DD0">
          <w:rPr>
            <w:rFonts w:ascii="Palatino Linotype" w:hAnsi="Palatino Linotype" w:cs="Times New Roman"/>
            <w:rPrChange w:id="240" w:author="Khanh Nguyen" w:date="2021-06-25T17:20:00Z">
              <w:rPr>
                <w:rFonts w:ascii="Times New Roman" w:hAnsi="Times New Roman" w:cs="Times New Roman"/>
                <w:sz w:val="36"/>
                <w:szCs w:val="36"/>
              </w:rPr>
            </w:rPrChange>
          </w:rPr>
          <w:delText xml:space="preserve">c) </w:delText>
        </w:r>
      </w:del>
      <w:del w:id="241" w:author="Khanh Nguyen" w:date="2021-06-29T21:53:00Z">
        <w:r w:rsidRPr="007A7E42" w:rsidDel="00CB2CE0">
          <w:rPr>
            <w:rFonts w:ascii="Palatino Linotype" w:hAnsi="Palatino Linotype" w:cs="Times New Roman"/>
            <w:rPrChange w:id="242" w:author="Khanh Nguyen" w:date="2021-06-25T17:20:00Z">
              <w:rPr>
                <w:rFonts w:ascii="Times New Roman" w:hAnsi="Times New Roman" w:cs="Times New Roman"/>
                <w:sz w:val="36"/>
                <w:szCs w:val="36"/>
              </w:rPr>
            </w:rPrChange>
          </w:rPr>
          <w:delText>Từ E kẻ EM và EN lần lượt vuông góc với AB và AC. Hỏi tứ giác AMEN là hình gì? Tính chu vi và diện tích của tứ giác AMEN</w:delText>
        </w:r>
      </w:del>
      <w:del w:id="243" w:author="Khanh Nguyen" w:date="2021-06-23T18:16:00Z">
        <w:r w:rsidRPr="007A7E42" w:rsidDel="00AA2DD0">
          <w:rPr>
            <w:rFonts w:ascii="Palatino Linotype" w:hAnsi="Palatino Linotype" w:cs="Times New Roman"/>
            <w:rPrChange w:id="244" w:author="Khanh Nguyen" w:date="2021-06-25T17:20:00Z">
              <w:rPr>
                <w:rFonts w:ascii="Times New Roman" w:hAnsi="Times New Roman" w:cs="Times New Roman"/>
                <w:sz w:val="36"/>
                <w:szCs w:val="36"/>
              </w:rPr>
            </w:rPrChange>
          </w:rPr>
          <w:br/>
        </w:r>
      </w:del>
    </w:p>
    <w:p w14:paraId="353B823A" w14:textId="77777777" w:rsidR="001937AE" w:rsidRPr="007A7E42" w:rsidDel="002D6230" w:rsidRDefault="001937AE" w:rsidP="001937AE">
      <w:pPr>
        <w:rPr>
          <w:del w:id="245" w:author="Khanh Nguyen" w:date="2021-06-25T19:40:00Z"/>
          <w:rFonts w:ascii="Palatino Linotype" w:hAnsi="Palatino Linotype"/>
          <w:lang w:val="nl-NL"/>
        </w:rPr>
        <w:pPrChange w:id="246" w:author="Khanh Nguyen" w:date="2021-07-01T15:34:00Z">
          <w:pPr>
            <w:pStyle w:val="ListParagraph"/>
            <w:numPr>
              <w:numId w:val="43"/>
            </w:numPr>
            <w:spacing w:line="288" w:lineRule="auto"/>
            <w:ind w:left="360" w:hanging="360"/>
          </w:pPr>
        </w:pPrChange>
      </w:pPr>
      <w:del w:id="247" w:author="Khanh Nguyen" w:date="2021-06-29T22:29:00Z">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r w:rsidRPr="007A7E42" w:rsidDel="00A97650">
          <w:rPr>
            <w:rFonts w:ascii="Palatino Linotype" w:hAnsi="Palatino Linotype"/>
          </w:rPr>
          <w:fldChar w:fldCharType="begin"/>
        </w:r>
        <w:r w:rsidRPr="007A7E42" w:rsidDel="00A97650">
          <w:rPr>
            <w:rFonts w:ascii="Palatino Linotype" w:hAnsi="Palatino Linotype"/>
          </w:rPr>
          <w:fldChar w:fldCharType="end"/>
        </w:r>
      </w:del>
      <w:del w:id="248" w:author="Khanh Nguyen" w:date="2021-07-01T11:57:00Z">
        <w:r w:rsidRPr="007A7E42" w:rsidDel="001A2ECB">
          <w:rPr>
            <w:rFonts w:ascii="Palatino Linotype" w:hAnsi="Palatino Linotype"/>
          </w:rPr>
          <w:fldChar w:fldCharType="begin"/>
        </w:r>
        <w:r w:rsidRPr="007A7E42" w:rsidDel="001A2ECB">
          <w:rPr>
            <w:rFonts w:ascii="Palatino Linotype" w:hAnsi="Palatino Linotype"/>
          </w:rPr>
          <w:fldChar w:fldCharType="end"/>
        </w:r>
        <w:r w:rsidRPr="007A7E42" w:rsidDel="001A2ECB">
          <w:rPr>
            <w:rFonts w:ascii="Palatino Linotype" w:hAnsi="Palatino Linotype"/>
          </w:rPr>
          <w:fldChar w:fldCharType="begin"/>
        </w:r>
        <w:r w:rsidRPr="007A7E42" w:rsidDel="001A2ECB">
          <w:rPr>
            <w:rFonts w:ascii="Palatino Linotype" w:hAnsi="Palatino Linotype"/>
          </w:rPr>
          <w:fldChar w:fldCharType="end"/>
        </w:r>
      </w:del>
      <w:del w:id="249" w:author="Khanh Nguyen" w:date="2021-07-01T12:02:00Z">
        <w:r w:rsidRPr="007A7E42" w:rsidDel="001A2ECB">
          <w:rPr>
            <w:rFonts w:ascii="Palatino Linotype" w:hAnsi="Palatino Linotype"/>
          </w:rPr>
          <w:fldChar w:fldCharType="begin"/>
        </w:r>
        <w:r w:rsidRPr="007A7E42" w:rsidDel="001A2ECB">
          <w:rPr>
            <w:rFonts w:ascii="Palatino Linotype" w:hAnsi="Palatino Linotype"/>
          </w:rPr>
          <w:fldChar w:fldCharType="end"/>
        </w:r>
        <w:r w:rsidRPr="007A7E42" w:rsidDel="001A2ECB">
          <w:rPr>
            <w:rFonts w:ascii="Palatino Linotype" w:hAnsi="Palatino Linotype"/>
          </w:rPr>
          <w:fldChar w:fldCharType="begin"/>
        </w:r>
        <w:r w:rsidRPr="007A7E42" w:rsidDel="001A2ECB">
          <w:rPr>
            <w:rFonts w:ascii="Palatino Linotype" w:hAnsi="Palatino Linotype"/>
          </w:rPr>
          <w:fldChar w:fldCharType="end"/>
        </w:r>
        <w:r w:rsidRPr="007A7E42" w:rsidDel="001A2ECB">
          <w:rPr>
            <w:rFonts w:ascii="Palatino Linotype" w:hAnsi="Palatino Linotype"/>
          </w:rPr>
          <w:fldChar w:fldCharType="begin"/>
        </w:r>
        <w:r w:rsidRPr="007A7E42" w:rsidDel="001A2ECB">
          <w:rPr>
            <w:rFonts w:ascii="Palatino Linotype" w:hAnsi="Palatino Linotype"/>
          </w:rPr>
          <w:fldChar w:fldCharType="end"/>
        </w:r>
        <w:r w:rsidRPr="007A7E42" w:rsidDel="001A2ECB">
          <w:rPr>
            <w:rFonts w:ascii="Palatino Linotype" w:hAnsi="Palatino Linotype"/>
          </w:rPr>
          <w:fldChar w:fldCharType="begin"/>
        </w:r>
        <w:r w:rsidRPr="007A7E42" w:rsidDel="001A2ECB">
          <w:rPr>
            <w:rFonts w:ascii="Palatino Linotype" w:hAnsi="Palatino Linotype"/>
          </w:rPr>
          <w:fldChar w:fldCharType="end"/>
        </w:r>
      </w:del>
      <w:del w:id="250" w:author="Khanh Nguyen" w:date="2021-06-25T19:40:00Z">
        <w:r w:rsidRPr="007A7E42" w:rsidDel="002D6230">
          <w:rPr>
            <w:rFonts w:ascii="Palatino Linotype" w:hAnsi="Palatino Linotype"/>
            <w:noProof/>
          </w:rPr>
          <w:delText xml:space="preserve">Bài 70: Cho </w:delText>
        </w:r>
        <w:r w:rsidRPr="007A7E42" w:rsidDel="002D6230">
          <w:rPr>
            <w:rFonts w:ascii="Palatino Linotype" w:hAnsi="Palatino Linotype"/>
            <w:position w:val="-6"/>
          </w:rPr>
          <w:object w:dxaOrig="700" w:dyaOrig="279" w14:anchorId="5D850743">
            <v:shape id="_x0000_i1185" type="#_x0000_t75" style="width:37.5pt;height:12pt" o:ole="">
              <v:imagedata r:id="rId221" o:title=""/>
            </v:shape>
            <o:OLEObject Type="Embed" ProgID="Equation.DSMT4" ShapeID="_x0000_i1185" DrawAspect="Content" ObjectID="_1847052052" r:id="rId222"/>
          </w:object>
        </w:r>
        <w:r w:rsidRPr="007A7E42" w:rsidDel="002D6230">
          <w:rPr>
            <w:rFonts w:ascii="Palatino Linotype" w:hAnsi="Palatino Linotype"/>
            <w:noProof/>
          </w:rPr>
          <w:delText xml:space="preserve"> có </w:delText>
        </w:r>
        <w:r w:rsidRPr="007A7E42" w:rsidDel="002D6230">
          <w:rPr>
            <w:rFonts w:ascii="Palatino Linotype" w:hAnsi="Palatino Linotype"/>
          </w:rPr>
          <w:object w:dxaOrig="3340" w:dyaOrig="320" w14:anchorId="537476BF">
            <v:shape id="_x0000_i1186" type="#_x0000_t75" style="width:166.5pt;height:16.5pt" o:ole="">
              <v:imagedata r:id="rId223" o:title=""/>
            </v:shape>
            <o:OLEObject Type="Embed" ProgID="Equation.DSMT4" ShapeID="_x0000_i1186" DrawAspect="Content" ObjectID="_1847052053" r:id="rId224"/>
          </w:object>
        </w:r>
        <w:r w:rsidRPr="007A7E42" w:rsidDel="002D6230">
          <w:rPr>
            <w:rFonts w:ascii="Palatino Linotype" w:hAnsi="Palatino Linotype"/>
            <w:noProof/>
          </w:rPr>
          <w:delText>.</w:delText>
        </w:r>
      </w:del>
    </w:p>
    <w:p w14:paraId="46FFCB21" w14:textId="77777777" w:rsidR="001937AE" w:rsidRPr="007A7E42" w:rsidDel="00AA2DD0" w:rsidRDefault="001937AE" w:rsidP="001937AE">
      <w:pPr>
        <w:rPr>
          <w:del w:id="251" w:author="Khanh Nguyen" w:date="2021-06-23T18:17:00Z"/>
          <w:rFonts w:ascii="Palatino Linotype" w:hAnsi="Palatino Linotype"/>
          <w:noProof/>
        </w:rPr>
      </w:pPr>
      <w:del w:id="252" w:author="Khanh Nguyen" w:date="2021-06-23T18:17:00Z">
        <w:r w:rsidRPr="007A7E42" w:rsidDel="00AA2DD0">
          <w:rPr>
            <w:rFonts w:ascii="Palatino Linotype" w:hAnsi="Palatino Linotype"/>
            <w:noProof/>
          </w:rPr>
          <w:delText xml:space="preserve">a) </w:delText>
        </w:r>
      </w:del>
      <w:del w:id="253" w:author="Khanh Nguyen" w:date="2021-06-25T19:40:00Z">
        <w:r w:rsidRPr="007A7E42" w:rsidDel="002D6230">
          <w:rPr>
            <w:rFonts w:ascii="Palatino Linotype" w:hAnsi="Palatino Linotype"/>
            <w:noProof/>
          </w:rPr>
          <w:delText xml:space="preserve">Chứng minh </w:delText>
        </w:r>
      </w:del>
      <w:del w:id="254" w:author="Khanh Nguyen" w:date="2021-06-23T18:17:00Z">
        <w:r w:rsidRPr="007A7E42" w:rsidDel="00AA2DD0">
          <w:rPr>
            <w:rFonts w:ascii="Palatino Linotype" w:hAnsi="Palatino Linotype"/>
            <w:position w:val="-6"/>
          </w:rPr>
          <w:object w:dxaOrig="680" w:dyaOrig="279" w14:anchorId="35FC5C52">
            <v:shape id="_x0000_i1187" type="#_x0000_t75" style="width:33pt;height:12pt" o:ole="">
              <v:imagedata r:id="rId225" o:title=""/>
            </v:shape>
            <o:OLEObject Type="Embed" ProgID="Equation.DSMT4" ShapeID="_x0000_i1187" DrawAspect="Content" ObjectID="_1847052054" r:id="rId226"/>
          </w:object>
        </w:r>
      </w:del>
      <w:del w:id="255" w:author="Khanh Nguyen" w:date="2021-06-25T19:40:00Z">
        <w:r w:rsidRPr="007A7E42" w:rsidDel="002D6230">
          <w:rPr>
            <w:rFonts w:ascii="Palatino Linotype" w:hAnsi="Palatino Linotype"/>
            <w:rPrChange w:id="256" w:author="Khanh Nguyen" w:date="2021-06-25T17:20:00Z">
              <w:rPr/>
            </w:rPrChange>
          </w:rPr>
          <w:fldChar w:fldCharType="begin"/>
        </w:r>
        <w:r w:rsidRPr="007A7E42" w:rsidDel="002D6230">
          <w:rPr>
            <w:rFonts w:ascii="Palatino Linotype" w:hAnsi="Palatino Linotype"/>
            <w:rPrChange w:id="257" w:author="Khanh Nguyen" w:date="2021-06-25T17:20:00Z">
              <w:rPr/>
            </w:rPrChange>
          </w:rPr>
          <w:fldChar w:fldCharType="end"/>
        </w:r>
        <w:r w:rsidRPr="007A7E42" w:rsidDel="002D6230">
          <w:rPr>
            <w:rFonts w:ascii="Palatino Linotype" w:hAnsi="Palatino Linotype"/>
            <w:noProof/>
          </w:rPr>
          <w:delText xml:space="preserve"> vuông.</w:delText>
        </w:r>
      </w:del>
    </w:p>
    <w:p w14:paraId="5E208595" w14:textId="77777777" w:rsidR="001937AE" w:rsidRPr="007A7E42" w:rsidDel="00AA2DD0" w:rsidRDefault="001937AE" w:rsidP="001937AE">
      <w:pPr>
        <w:rPr>
          <w:del w:id="258" w:author="Khanh Nguyen" w:date="2021-06-23T18:17:00Z"/>
          <w:rFonts w:ascii="Palatino Linotype" w:hAnsi="Palatino Linotype"/>
          <w:noProof/>
        </w:rPr>
      </w:pPr>
      <w:del w:id="259" w:author="Khanh Nguyen" w:date="2021-06-23T18:17:00Z">
        <w:r w:rsidRPr="007A7E42" w:rsidDel="00AA2DD0">
          <w:rPr>
            <w:rFonts w:ascii="Palatino Linotype" w:hAnsi="Palatino Linotype"/>
            <w:noProof/>
            <w:rPrChange w:id="260" w:author="Khanh Nguyen" w:date="2021-06-25T17:20:00Z">
              <w:rPr>
                <w:noProof/>
              </w:rPr>
            </w:rPrChange>
          </w:rPr>
          <w:delText xml:space="preserve">b) </w:delText>
        </w:r>
      </w:del>
      <w:del w:id="261" w:author="Khanh Nguyen" w:date="2021-06-25T19:40:00Z">
        <w:r w:rsidRPr="007A7E42" w:rsidDel="002D6230">
          <w:rPr>
            <w:rFonts w:ascii="Palatino Linotype" w:hAnsi="Palatino Linotype"/>
            <w:noProof/>
            <w:rPrChange w:id="262" w:author="Khanh Nguyen" w:date="2021-06-25T17:20:00Z">
              <w:rPr>
                <w:noProof/>
              </w:rPr>
            </w:rPrChange>
          </w:rPr>
          <w:delText xml:space="preserve">Vẽ đường cao </w:delText>
        </w:r>
        <w:r w:rsidRPr="007A7E42" w:rsidDel="002D6230">
          <w:rPr>
            <w:rFonts w:ascii="Palatino Linotype" w:hAnsi="Palatino Linotype"/>
            <w:position w:val="-4"/>
          </w:rPr>
          <w:object w:dxaOrig="420" w:dyaOrig="260" w14:anchorId="2D6E94F3">
            <v:shape id="_x0000_i1188" type="#_x0000_t75" style="width:22.5pt;height:12pt" o:ole="">
              <v:imagedata r:id="rId227" o:title=""/>
            </v:shape>
            <o:OLEObject Type="Embed" ProgID="Equation.DSMT4" ShapeID="_x0000_i1188" DrawAspect="Content" ObjectID="_1847052055" r:id="rId228"/>
          </w:object>
        </w:r>
        <w:r w:rsidRPr="007A7E42" w:rsidDel="002D6230">
          <w:rPr>
            <w:rFonts w:ascii="Palatino Linotype" w:hAnsi="Palatino Linotype"/>
            <w:noProof/>
            <w:rPrChange w:id="263" w:author="Khanh Nguyen" w:date="2021-06-25T17:20:00Z">
              <w:rPr>
                <w:noProof/>
              </w:rPr>
            </w:rPrChange>
          </w:rPr>
          <w:delText xml:space="preserve">. Tính </w:delText>
        </w:r>
        <w:r w:rsidRPr="007A7E42" w:rsidDel="002D6230">
          <w:rPr>
            <w:rFonts w:ascii="Palatino Linotype" w:hAnsi="Palatino Linotype"/>
          </w:rPr>
          <w:object w:dxaOrig="840" w:dyaOrig="320" w14:anchorId="0654FBFB">
            <v:shape id="_x0000_i1189" type="#_x0000_t75" style="width:42pt;height:16.5pt" o:ole="">
              <v:imagedata r:id="rId229" o:title=""/>
            </v:shape>
            <o:OLEObject Type="Embed" ProgID="Equation.DSMT4" ShapeID="_x0000_i1189" DrawAspect="Content" ObjectID="_1847052056" r:id="rId230"/>
          </w:object>
        </w:r>
        <w:r w:rsidRPr="007A7E42" w:rsidDel="002D6230">
          <w:rPr>
            <w:rFonts w:ascii="Palatino Linotype" w:hAnsi="Palatino Linotype"/>
            <w:noProof/>
            <w:rPrChange w:id="264" w:author="Khanh Nguyen" w:date="2021-06-25T17:20:00Z">
              <w:rPr>
                <w:noProof/>
              </w:rPr>
            </w:rPrChange>
          </w:rPr>
          <w:delText>.</w:delText>
        </w:r>
      </w:del>
    </w:p>
    <w:p w14:paraId="20B181BE" w14:textId="77777777" w:rsidR="001937AE" w:rsidRPr="007A7E42" w:rsidDel="002D6230" w:rsidRDefault="001937AE" w:rsidP="001937AE">
      <w:pPr>
        <w:rPr>
          <w:del w:id="265" w:author="Khanh Nguyen" w:date="2021-06-25T19:42:00Z"/>
          <w:rFonts w:ascii="Palatino Linotype" w:eastAsiaTheme="minorEastAsia" w:hAnsi="Palatino Linotype"/>
          <w:noProof/>
          <w:lang w:eastAsia="zh-CN"/>
          <w:rPrChange w:id="266" w:author="Khanh Nguyen" w:date="2021-06-25T19:40:00Z">
            <w:rPr>
              <w:del w:id="267" w:author="Khanh Nguyen" w:date="2021-06-25T19:42:00Z"/>
              <w:noProof/>
            </w:rPr>
          </w:rPrChange>
        </w:rPr>
        <w:pPrChange w:id="268" w:author="Khanh Nguyen" w:date="2021-07-01T15:34:00Z">
          <w:pPr>
            <w:pStyle w:val="ListParagraph"/>
            <w:numPr>
              <w:ilvl w:val="1"/>
              <w:numId w:val="43"/>
            </w:numPr>
            <w:ind w:left="1440" w:hanging="360"/>
          </w:pPr>
        </w:pPrChange>
      </w:pPr>
      <w:del w:id="269" w:author="Khanh Nguyen" w:date="2021-06-23T18:17:00Z">
        <w:r w:rsidRPr="007A7E42" w:rsidDel="00AA2DD0">
          <w:rPr>
            <w:rFonts w:ascii="Palatino Linotype" w:eastAsiaTheme="minorEastAsia" w:hAnsi="Palatino Linotype"/>
            <w:noProof/>
            <w:lang w:eastAsia="zh-CN"/>
            <w:rPrChange w:id="270" w:author="Khanh Nguyen" w:date="2021-06-25T17:20:00Z">
              <w:rPr>
                <w:noProof/>
                <w:kern w:val="0"/>
                <w14:ligatures w14:val="none"/>
              </w:rPr>
            </w:rPrChange>
          </w:rPr>
          <w:delText xml:space="preserve">c) </w:delText>
        </w:r>
      </w:del>
      <w:del w:id="271" w:author="Khanh Nguyen" w:date="2021-06-25T19:40:00Z">
        <w:r w:rsidRPr="007A7E42" w:rsidDel="002D6230">
          <w:rPr>
            <w:rFonts w:ascii="Palatino Linotype" w:eastAsiaTheme="minorEastAsia" w:hAnsi="Palatino Linotype"/>
            <w:noProof/>
            <w:lang w:eastAsia="zh-CN"/>
            <w:rPrChange w:id="272" w:author="Khanh Nguyen" w:date="2021-06-25T17:20:00Z">
              <w:rPr>
                <w:noProof/>
                <w:kern w:val="0"/>
                <w14:ligatures w14:val="none"/>
              </w:rPr>
            </w:rPrChange>
          </w:rPr>
          <w:delText xml:space="preserve">Tính số đo </w:delText>
        </w:r>
        <w:r w:rsidRPr="007A7E42" w:rsidDel="002D6230">
          <w:rPr>
            <w:rFonts w:ascii="Palatino Linotype" w:hAnsi="Palatino Linotype"/>
            <w:position w:val="-6"/>
          </w:rPr>
          <w:object w:dxaOrig="240" w:dyaOrig="360" w14:anchorId="05538D86">
            <v:shape id="_x0000_i1190" type="#_x0000_t75" style="width:12pt;height:18.75pt" o:ole="">
              <v:imagedata r:id="rId231" o:title=""/>
            </v:shape>
            <o:OLEObject Type="Embed" ProgID="Equation.DSMT4" ShapeID="_x0000_i1190" DrawAspect="Content" ObjectID="_1847052057" r:id="rId232"/>
          </w:object>
        </w:r>
        <w:r w:rsidRPr="007A7E42" w:rsidDel="002D6230">
          <w:rPr>
            <w:rFonts w:ascii="Palatino Linotype" w:eastAsiaTheme="minorEastAsia" w:hAnsi="Palatino Linotype"/>
            <w:noProof/>
            <w:lang w:eastAsia="zh-CN"/>
            <w:rPrChange w:id="273" w:author="Khanh Nguyen" w:date="2021-06-25T17:20:00Z">
              <w:rPr>
                <w:noProof/>
                <w:kern w:val="0"/>
                <w14:ligatures w14:val="none"/>
              </w:rPr>
            </w:rPrChange>
          </w:rPr>
          <w:delText xml:space="preserve"> và </w:delText>
        </w:r>
        <w:r w:rsidRPr="007A7E42" w:rsidDel="002D6230">
          <w:rPr>
            <w:rFonts w:ascii="Palatino Linotype" w:hAnsi="Palatino Linotype"/>
            <w:position w:val="-4"/>
          </w:rPr>
          <w:object w:dxaOrig="240" w:dyaOrig="340" w14:anchorId="71691023">
            <v:shape id="_x0000_i1191" type="#_x0000_t75" style="width:12pt;height:16.5pt" o:ole="">
              <v:imagedata r:id="rId233" o:title=""/>
            </v:shape>
            <o:OLEObject Type="Embed" ProgID="Equation.DSMT4" ShapeID="_x0000_i1191" DrawAspect="Content" ObjectID="_1847052058" r:id="rId234"/>
          </w:object>
        </w:r>
        <w:r w:rsidRPr="007A7E42" w:rsidDel="002D6230">
          <w:rPr>
            <w:rFonts w:ascii="Palatino Linotype" w:eastAsiaTheme="minorEastAsia" w:hAnsi="Palatino Linotype"/>
            <w:noProof/>
            <w:lang w:eastAsia="zh-CN"/>
            <w:rPrChange w:id="274" w:author="Khanh Nguyen" w:date="2021-06-25T17:20:00Z">
              <w:rPr>
                <w:noProof/>
                <w:kern w:val="0"/>
                <w14:ligatures w14:val="none"/>
              </w:rPr>
            </w:rPrChange>
          </w:rPr>
          <w:delText>.</w:delText>
        </w:r>
      </w:del>
    </w:p>
    <w:p w14:paraId="54CB1CFB" w14:textId="77777777" w:rsidR="001937AE" w:rsidRPr="007A7E42" w:rsidDel="002D6230" w:rsidRDefault="001937AE" w:rsidP="001937AE">
      <w:pPr>
        <w:rPr>
          <w:del w:id="275" w:author="Khanh Nguyen" w:date="2021-06-25T19:42:00Z"/>
          <w:rFonts w:ascii="Palatino Linotype" w:hAnsi="Palatino Linotype"/>
          <w:lang w:val="nl-NL"/>
        </w:rPr>
        <w:pPrChange w:id="276" w:author="Khanh Nguyen" w:date="2021-07-01T15:34:00Z">
          <w:pPr>
            <w:pStyle w:val="ListParagraph"/>
            <w:numPr>
              <w:numId w:val="47"/>
            </w:numPr>
            <w:tabs>
              <w:tab w:val="num" w:pos="360"/>
            </w:tabs>
            <w:spacing w:line="288" w:lineRule="auto"/>
            <w:ind w:hanging="360"/>
          </w:pPr>
        </w:pPrChange>
      </w:pPr>
      <w:del w:id="277" w:author="Khanh Nguyen" w:date="2021-06-25T19:40:00Z">
        <w:r w:rsidRPr="007A7E42" w:rsidDel="002D6230">
          <w:rPr>
            <w:rFonts w:ascii="Palatino Linotype" w:hAnsi="Palatino Linotype"/>
            <w:noProof/>
          </w:rPr>
          <w:delText xml:space="preserve">Bài 77: Cho </w:delText>
        </w:r>
        <w:r w:rsidRPr="007A7E42" w:rsidDel="002D6230">
          <w:rPr>
            <w:rFonts w:ascii="Palatino Linotype" w:hAnsi="Palatino Linotype"/>
            <w:position w:val="-6"/>
          </w:rPr>
          <w:object w:dxaOrig="700" w:dyaOrig="279" w14:anchorId="669D1356">
            <v:shape id="_x0000_i1192" type="#_x0000_t75" style="width:37.5pt;height:12pt" o:ole="">
              <v:imagedata r:id="rId235" o:title=""/>
            </v:shape>
            <o:OLEObject Type="Embed" ProgID="Equation.DSMT4" ShapeID="_x0000_i1192" DrawAspect="Content" ObjectID="_1847052059" r:id="rId236"/>
          </w:object>
        </w:r>
        <w:r w:rsidRPr="007A7E42" w:rsidDel="002D6230">
          <w:rPr>
            <w:rFonts w:ascii="Palatino Linotype" w:hAnsi="Palatino Linotype"/>
            <w:noProof/>
          </w:rPr>
          <w:delText xml:space="preserve"> có </w:delText>
        </w:r>
        <w:r w:rsidRPr="007A7E42" w:rsidDel="002D6230">
          <w:rPr>
            <w:rFonts w:ascii="Palatino Linotype" w:hAnsi="Palatino Linotype"/>
          </w:rPr>
          <w:object w:dxaOrig="2780" w:dyaOrig="400" w14:anchorId="32FBB790">
            <v:shape id="_x0000_i1193" type="#_x0000_t75" style="width:137.25pt;height:19.5pt" o:ole="">
              <v:imagedata r:id="rId237" o:title=""/>
            </v:shape>
            <o:OLEObject Type="Embed" ProgID="Equation.DSMT4" ShapeID="_x0000_i1193" DrawAspect="Content" ObjectID="_1847052060" r:id="rId238"/>
          </w:object>
        </w:r>
        <w:r w:rsidRPr="007A7E42" w:rsidDel="002D6230">
          <w:rPr>
            <w:rFonts w:ascii="Palatino Linotype" w:hAnsi="Palatino Linotype"/>
            <w:noProof/>
          </w:rPr>
          <w:delText xml:space="preserve">. Tính </w:delText>
        </w:r>
        <w:r w:rsidRPr="007A7E42" w:rsidDel="002D6230">
          <w:rPr>
            <w:rFonts w:ascii="Palatino Linotype" w:hAnsi="Palatino Linotype"/>
            <w:position w:val="-4"/>
          </w:rPr>
          <w:object w:dxaOrig="400" w:dyaOrig="260" w14:anchorId="7DBDE9AC">
            <v:shape id="_x0000_i1194" type="#_x0000_t75" style="width:19.5pt;height:12pt" o:ole="">
              <v:imagedata r:id="rId239" o:title=""/>
            </v:shape>
            <o:OLEObject Type="Embed" ProgID="Equation.DSMT4" ShapeID="_x0000_i1194" DrawAspect="Content" ObjectID="_1847052061" r:id="rId240"/>
          </w:object>
        </w:r>
        <w:r w:rsidRPr="007A7E42" w:rsidDel="002D6230">
          <w:rPr>
            <w:rFonts w:ascii="Palatino Linotype" w:hAnsi="Palatino Linotype"/>
            <w:noProof/>
          </w:rPr>
          <w:delText>.</w:delText>
        </w:r>
      </w:del>
    </w:p>
    <w:p w14:paraId="0F23A38D" w14:textId="77777777" w:rsidR="001937AE" w:rsidRPr="007A7E42" w:rsidDel="002D6230" w:rsidRDefault="001937AE" w:rsidP="001937AE">
      <w:pPr>
        <w:rPr>
          <w:del w:id="278" w:author="Khanh Nguyen" w:date="2021-06-25T19:41:00Z"/>
          <w:rFonts w:ascii="Palatino Linotype" w:eastAsiaTheme="minorEastAsia" w:hAnsi="Palatino Linotype"/>
          <w:lang w:val="nl-NL" w:eastAsia="zh-CN"/>
          <w:rPrChange w:id="279" w:author="Khanh Nguyen" w:date="2021-06-25T17:20:00Z">
            <w:rPr>
              <w:del w:id="280" w:author="Khanh Nguyen" w:date="2021-06-25T19:41:00Z"/>
              <w:lang w:val="nl-NL"/>
            </w:rPr>
          </w:rPrChange>
        </w:rPr>
        <w:pPrChange w:id="281" w:author="Khanh Nguyen" w:date="2021-07-01T15:34:00Z">
          <w:pPr>
            <w:pStyle w:val="ListParagraph"/>
            <w:numPr>
              <w:numId w:val="47"/>
            </w:numPr>
            <w:tabs>
              <w:tab w:val="num" w:pos="360"/>
            </w:tabs>
            <w:spacing w:line="288" w:lineRule="auto"/>
            <w:ind w:hanging="360"/>
          </w:pPr>
        </w:pPrChange>
      </w:pPr>
      <w:del w:id="282" w:author="Khanh Nguyen" w:date="2021-06-25T19:41:00Z">
        <w:r w:rsidRPr="007A7E42" w:rsidDel="002D6230">
          <w:rPr>
            <w:rFonts w:ascii="Palatino Linotype" w:eastAsiaTheme="minorEastAsia" w:hAnsi="Palatino Linotype"/>
            <w:noProof/>
            <w:lang w:eastAsia="zh-CN"/>
            <w:rPrChange w:id="283" w:author="Khanh Nguyen" w:date="2021-06-25T17:20:00Z">
              <w:rPr>
                <w:noProof/>
                <w:kern w:val="0"/>
                <w14:ligatures w14:val="none"/>
              </w:rPr>
            </w:rPrChange>
          </w:rPr>
          <w:delText xml:space="preserve">Bài 7. Cho tam giác ABC vuông tại A biết </w:delText>
        </w:r>
        <w:r w:rsidRPr="007A7E42" w:rsidDel="002D6230">
          <w:rPr>
            <w:rFonts w:ascii="Palatino Linotype" w:hAnsi="Palatino Linotype"/>
          </w:rPr>
          <w:object w:dxaOrig="1960" w:dyaOrig="400" w14:anchorId="79BA6DEE">
            <v:shape id="_x0000_i1195" type="#_x0000_t75" style="width:98.25pt;height:19.5pt" o:ole="">
              <v:imagedata r:id="rId241" o:title=""/>
            </v:shape>
            <o:OLEObject Type="Embed" ProgID="Equation.DSMT4" ShapeID="_x0000_i1195" DrawAspect="Content" ObjectID="_1847052062" r:id="rId242"/>
          </w:object>
        </w:r>
        <w:r w:rsidRPr="007A7E42" w:rsidDel="002D6230">
          <w:rPr>
            <w:rFonts w:ascii="Palatino Linotype" w:eastAsiaTheme="minorEastAsia" w:hAnsi="Palatino Linotype"/>
            <w:noProof/>
            <w:lang w:eastAsia="zh-CN"/>
            <w:rPrChange w:id="284" w:author="Khanh Nguyen" w:date="2021-06-25T17:20:00Z">
              <w:rPr>
                <w:noProof/>
                <w:kern w:val="0"/>
                <w14:ligatures w14:val="none"/>
              </w:rPr>
            </w:rPrChange>
          </w:rPr>
          <w:delText xml:space="preserve">.Tính độ dài đường phân giác BD của góc </w:delText>
        </w:r>
        <w:r w:rsidRPr="007A7E42" w:rsidDel="002D6230">
          <w:rPr>
            <w:rFonts w:ascii="Palatino Linotype" w:hAnsi="Palatino Linotype"/>
          </w:rPr>
          <w:object w:dxaOrig="840" w:dyaOrig="400" w14:anchorId="00184CCF">
            <v:shape id="_x0000_i1196" type="#_x0000_t75" style="width:42pt;height:19.5pt" o:ole="">
              <v:imagedata r:id="rId243" o:title=""/>
            </v:shape>
            <o:OLEObject Type="Embed" ProgID="Equation.DSMT4" ShapeID="_x0000_i1196" DrawAspect="Content" ObjectID="_1847052063" r:id="rId244"/>
          </w:object>
        </w:r>
        <w:r w:rsidRPr="007A7E42" w:rsidDel="002D6230">
          <w:rPr>
            <w:rFonts w:ascii="Palatino Linotype" w:eastAsiaTheme="minorEastAsia" w:hAnsi="Palatino Linotype"/>
            <w:noProof/>
            <w:lang w:eastAsia="zh-CN"/>
            <w:rPrChange w:id="285" w:author="Khanh Nguyen" w:date="2021-06-25T17:20:00Z">
              <w:rPr>
                <w:noProof/>
                <w:kern w:val="0"/>
                <w14:ligatures w14:val="none"/>
              </w:rPr>
            </w:rPrChange>
          </w:rPr>
          <w:delText xml:space="preserve"> nằm trên cạnh AC. </w:delText>
        </w:r>
      </w:del>
    </w:p>
    <w:p w14:paraId="65460DF2" w14:textId="77777777" w:rsidR="001937AE" w:rsidRPr="007A7E42" w:rsidDel="002D6230" w:rsidRDefault="001937AE" w:rsidP="001937AE">
      <w:pPr>
        <w:rPr>
          <w:del w:id="286" w:author="Khanh Nguyen" w:date="2021-06-25T19:42:00Z"/>
          <w:rFonts w:ascii="Palatino Linotype" w:eastAsiaTheme="minorEastAsia" w:hAnsi="Palatino Linotype"/>
          <w:lang w:val="nl-NL" w:eastAsia="zh-CN"/>
          <w:rPrChange w:id="287" w:author="Khanh Nguyen" w:date="2021-06-25T17:20:00Z">
            <w:rPr>
              <w:del w:id="288" w:author="Khanh Nguyen" w:date="2021-06-25T19:42:00Z"/>
              <w:lang w:val="nl-NL"/>
            </w:rPr>
          </w:rPrChange>
        </w:rPr>
        <w:pPrChange w:id="289" w:author="Khanh Nguyen" w:date="2021-07-01T15:34:00Z">
          <w:pPr>
            <w:pStyle w:val="ListParagraph"/>
            <w:numPr>
              <w:numId w:val="47"/>
            </w:numPr>
            <w:tabs>
              <w:tab w:val="num" w:pos="360"/>
            </w:tabs>
            <w:spacing w:line="288" w:lineRule="auto"/>
            <w:ind w:hanging="360"/>
          </w:pPr>
        </w:pPrChange>
      </w:pPr>
      <w:del w:id="290" w:author="Khanh Nguyen" w:date="2021-06-25T19:42:00Z">
        <w:r w:rsidRPr="007A7E42" w:rsidDel="002D6230">
          <w:rPr>
            <w:rFonts w:ascii="Palatino Linotype" w:eastAsiaTheme="minorEastAsia" w:hAnsi="Palatino Linotype"/>
            <w:noProof/>
            <w:lang w:eastAsia="zh-CN"/>
            <w:rPrChange w:id="291" w:author="Khanh Nguyen" w:date="2021-06-25T17:20:00Z">
              <w:rPr>
                <w:noProof/>
                <w:kern w:val="0"/>
                <w14:ligatures w14:val="none"/>
              </w:rPr>
            </w:rPrChange>
          </w:rPr>
          <w:delText xml:space="preserve">Bài 5. Cho tam giác ABC vuông tại A, có </w:delText>
        </w:r>
        <w:r w:rsidRPr="007A7E42" w:rsidDel="002D6230">
          <w:rPr>
            <w:rFonts w:ascii="Palatino Linotype" w:hAnsi="Palatino Linotype"/>
            <w:position w:val="-6"/>
          </w:rPr>
          <w:object w:dxaOrig="980" w:dyaOrig="279" w14:anchorId="3F4752BA">
            <v:shape id="_x0000_i1197" type="#_x0000_t75" style="width:49.5pt;height:12pt" o:ole="">
              <v:imagedata r:id="rId245" o:title=""/>
            </v:shape>
            <o:OLEObject Type="Embed" ProgID="Equation.DSMT4" ShapeID="_x0000_i1197" DrawAspect="Content" ObjectID="_1847052064" r:id="rId246"/>
          </w:object>
        </w:r>
        <w:r w:rsidRPr="007A7E42" w:rsidDel="002D6230">
          <w:rPr>
            <w:rFonts w:ascii="Palatino Linotype" w:eastAsiaTheme="minorEastAsia" w:hAnsi="Palatino Linotype"/>
            <w:noProof/>
            <w:lang w:eastAsia="zh-CN"/>
            <w:rPrChange w:id="292" w:author="Khanh Nguyen" w:date="2021-06-25T17:20:00Z">
              <w:rPr>
                <w:noProof/>
                <w:kern w:val="0"/>
                <w14:ligatures w14:val="none"/>
              </w:rPr>
            </w:rPrChange>
          </w:rPr>
          <w:delText>. Đường cao AH. Gọi D, E lần lượt là hình chiếu của H trên AB, AC.</w:delText>
        </w:r>
      </w:del>
    </w:p>
    <w:p w14:paraId="4B91DFD2" w14:textId="77777777" w:rsidR="001937AE" w:rsidRPr="007A7E42" w:rsidDel="002D6230" w:rsidRDefault="001937AE" w:rsidP="001937AE">
      <w:pPr>
        <w:rPr>
          <w:del w:id="293" w:author="Khanh Nguyen" w:date="2021-06-25T19:42:00Z"/>
          <w:rFonts w:ascii="Palatino Linotype" w:hAnsi="Palatino Linotype"/>
          <w:noProof/>
        </w:rPr>
        <w:pPrChange w:id="294" w:author="Khanh Nguyen" w:date="2021-07-01T15:34:00Z">
          <w:pPr>
            <w:pStyle w:val="ListParagraph"/>
            <w:ind w:left="360"/>
          </w:pPr>
        </w:pPrChange>
      </w:pPr>
      <w:del w:id="295" w:author="Khanh Nguyen" w:date="2021-06-25T19:42:00Z">
        <w:r w:rsidRPr="007A7E42" w:rsidDel="002D6230">
          <w:rPr>
            <w:rFonts w:ascii="Palatino Linotype" w:hAnsi="Palatino Linotype"/>
            <w:noProof/>
          </w:rPr>
          <w:delText xml:space="preserve">a) Chứng minh </w:delText>
        </w:r>
        <w:r w:rsidRPr="007A7E42" w:rsidDel="002D6230">
          <w:rPr>
            <w:rFonts w:ascii="Palatino Linotype" w:hAnsi="Palatino Linotype"/>
            <w:position w:val="-6"/>
          </w:rPr>
          <w:object w:dxaOrig="1880" w:dyaOrig="279" w14:anchorId="2E3D85E3">
            <v:shape id="_x0000_i1198" type="#_x0000_t75" style="width:94.5pt;height:12pt" o:ole="">
              <v:imagedata r:id="rId247" o:title=""/>
            </v:shape>
            <o:OLEObject Type="Embed" ProgID="Equation.DSMT4" ShapeID="_x0000_i1198" DrawAspect="Content" ObjectID="_1847052065" r:id="rId248"/>
          </w:object>
        </w:r>
        <w:r w:rsidRPr="007A7E42" w:rsidDel="002D6230">
          <w:rPr>
            <w:rFonts w:ascii="Palatino Linotype" w:hAnsi="Palatino Linotype"/>
            <w:noProof/>
          </w:rPr>
          <w:delText xml:space="preserve"> và tam giác ABC đồng dạng với tam giác AED.</w:delText>
        </w:r>
      </w:del>
    </w:p>
    <w:p w14:paraId="36444C23" w14:textId="77777777" w:rsidR="001937AE" w:rsidRPr="007A7E42" w:rsidDel="002D6230" w:rsidRDefault="001937AE" w:rsidP="001937AE">
      <w:pPr>
        <w:rPr>
          <w:del w:id="296" w:author="Khanh Nguyen" w:date="2021-06-25T19:42:00Z"/>
          <w:rFonts w:ascii="Palatino Linotype" w:hAnsi="Palatino Linotype"/>
          <w:noProof/>
        </w:rPr>
        <w:pPrChange w:id="297" w:author="Khanh Nguyen" w:date="2021-07-01T15:34:00Z">
          <w:pPr>
            <w:pStyle w:val="ListParagraph"/>
            <w:ind w:left="360"/>
          </w:pPr>
        </w:pPrChange>
      </w:pPr>
      <w:del w:id="298" w:author="Khanh Nguyen" w:date="2021-06-25T19:42:00Z">
        <w:r w:rsidRPr="007A7E42" w:rsidDel="002D6230">
          <w:rPr>
            <w:rFonts w:ascii="Palatino Linotype" w:hAnsi="Palatino Linotype"/>
            <w:noProof/>
          </w:rPr>
          <w:delText xml:space="preserve">b) Cho biết </w:delText>
        </w:r>
        <w:r w:rsidRPr="007A7E42" w:rsidDel="002D6230">
          <w:rPr>
            <w:rFonts w:ascii="Palatino Linotype" w:hAnsi="Palatino Linotype"/>
          </w:rPr>
          <w:object w:dxaOrig="2360" w:dyaOrig="320" w14:anchorId="09460E30">
            <v:shape id="_x0000_i1199" type="#_x0000_t75" style="width:117.75pt;height:16.5pt" o:ole="">
              <v:imagedata r:id="rId249" o:title=""/>
            </v:shape>
            <o:OLEObject Type="Embed" ProgID="Equation.DSMT4" ShapeID="_x0000_i1199" DrawAspect="Content" ObjectID="_1847052066" r:id="rId250"/>
          </w:object>
        </w:r>
        <w:r w:rsidRPr="007A7E42" w:rsidDel="002D6230">
          <w:rPr>
            <w:rFonts w:ascii="Palatino Linotype" w:hAnsi="Palatino Linotype"/>
            <w:noProof/>
          </w:rPr>
          <w:delText>. Tính dộ dài đoạn thẳng DE.</w:delText>
        </w:r>
      </w:del>
    </w:p>
    <w:p w14:paraId="7529B42D" w14:textId="77777777" w:rsidR="001937AE" w:rsidRPr="007A7E42" w:rsidDel="002D6230" w:rsidRDefault="001937AE" w:rsidP="001937AE">
      <w:pPr>
        <w:rPr>
          <w:del w:id="299" w:author="Khanh Nguyen" w:date="2021-06-25T19:42:00Z"/>
          <w:rFonts w:ascii="Palatino Linotype" w:hAnsi="Palatino Linotype"/>
          <w:noProof/>
        </w:rPr>
        <w:pPrChange w:id="300" w:author="Khanh Nguyen" w:date="2021-07-01T15:34:00Z">
          <w:pPr>
            <w:pStyle w:val="ListParagraph"/>
            <w:ind w:left="360"/>
          </w:pPr>
        </w:pPrChange>
      </w:pPr>
      <w:del w:id="301" w:author="Khanh Nguyen" w:date="2021-06-25T19:42:00Z">
        <w:r w:rsidRPr="007A7E42" w:rsidDel="002D6230">
          <w:rPr>
            <w:rFonts w:ascii="Palatino Linotype" w:hAnsi="Palatino Linotype"/>
            <w:noProof/>
          </w:rPr>
          <w:delText xml:space="preserve">c) Tính số đo góc </w:delText>
        </w:r>
        <w:r w:rsidRPr="007A7E42" w:rsidDel="002D6230">
          <w:rPr>
            <w:rFonts w:ascii="Palatino Linotype" w:hAnsi="Palatino Linotype"/>
            <w:position w:val="-6"/>
          </w:rPr>
          <w:object w:dxaOrig="560" w:dyaOrig="360" w14:anchorId="5F9B0E2B">
            <v:shape id="_x0000_i1200" type="#_x0000_t75" style="width:30pt;height:18.75pt" o:ole="">
              <v:imagedata r:id="rId251" o:title=""/>
            </v:shape>
            <o:OLEObject Type="Embed" ProgID="Equation.DSMT4" ShapeID="_x0000_i1200" DrawAspect="Content" ObjectID="_1847052067" r:id="rId252"/>
          </w:object>
        </w:r>
        <w:r w:rsidRPr="007A7E42" w:rsidDel="002D6230">
          <w:rPr>
            <w:rFonts w:ascii="Palatino Linotype" w:hAnsi="Palatino Linotype"/>
            <w:noProof/>
          </w:rPr>
          <w:delText xml:space="preserve"> (làm tròn đến độ).</w:delText>
        </w:r>
      </w:del>
    </w:p>
    <w:p w14:paraId="5BF21DE7" w14:textId="77777777" w:rsidR="001937AE" w:rsidRPr="007A7E42" w:rsidDel="002D6230" w:rsidRDefault="001937AE" w:rsidP="001937AE">
      <w:pPr>
        <w:rPr>
          <w:del w:id="302" w:author="Khanh Nguyen" w:date="2021-06-25T19:42:00Z"/>
          <w:rFonts w:ascii="Palatino Linotype" w:hAnsi="Palatino Linotype"/>
          <w:noProof/>
        </w:rPr>
        <w:pPrChange w:id="303" w:author="Khanh Nguyen" w:date="2021-07-01T15:34:00Z">
          <w:pPr>
            <w:pStyle w:val="ListParagraph"/>
            <w:ind w:left="360"/>
          </w:pPr>
        </w:pPrChange>
      </w:pPr>
      <w:del w:id="304" w:author="Khanh Nguyen" w:date="2021-06-25T19:42:00Z">
        <w:r w:rsidRPr="007A7E42" w:rsidDel="002D6230">
          <w:rPr>
            <w:rFonts w:ascii="Palatino Linotype" w:hAnsi="Palatino Linotype"/>
            <w:noProof/>
          </w:rPr>
          <w:delText>d) Tính diện tích tam giác ADE.</w:delText>
        </w:r>
      </w:del>
    </w:p>
    <w:p w14:paraId="727214FC" w14:textId="77777777" w:rsidR="001937AE" w:rsidRPr="007A7E42" w:rsidDel="001A2ECB" w:rsidRDefault="001937AE" w:rsidP="001937AE">
      <w:pPr>
        <w:rPr>
          <w:del w:id="305" w:author="Khanh Nguyen" w:date="2021-07-01T12:02:00Z"/>
          <w:rFonts w:ascii="Palatino Linotype" w:hAnsi="Palatino Linotype"/>
          <w:lang w:val="nl-NL"/>
        </w:rPr>
        <w:pPrChange w:id="306" w:author="Khanh Nguyen" w:date="2021-07-01T15:34:00Z">
          <w:pPr>
            <w:pStyle w:val="ListParagraph"/>
            <w:numPr>
              <w:numId w:val="47"/>
            </w:numPr>
            <w:tabs>
              <w:tab w:val="num" w:pos="360"/>
            </w:tabs>
            <w:spacing w:line="288" w:lineRule="auto"/>
            <w:ind w:hanging="360"/>
          </w:pPr>
        </w:pPrChange>
      </w:pPr>
      <w:del w:id="307" w:author="Khanh Nguyen" w:date="2021-07-01T12:02:00Z">
        <w:r w:rsidRPr="007A7E42" w:rsidDel="001A2ECB">
          <w:rPr>
            <w:rFonts w:ascii="Palatino Linotype" w:hAnsi="Palatino Linotype"/>
            <w:noProof/>
          </w:rPr>
          <w:delText>Bài 6. Cho hình chữ nhật ABCD. Qua B kẻ đường thẳng vuông góc với đường chéo AC tại H. Gọi E,F,G theo thứ tự là trung điểm của AH, BH, CD.</w:delText>
        </w:r>
      </w:del>
    </w:p>
    <w:p w14:paraId="1D9C013C" w14:textId="77777777" w:rsidR="001937AE" w:rsidRPr="007A7E42" w:rsidDel="001A2ECB" w:rsidRDefault="001937AE" w:rsidP="001937AE">
      <w:pPr>
        <w:rPr>
          <w:del w:id="308" w:author="Khanh Nguyen" w:date="2021-07-01T12:02:00Z"/>
          <w:rFonts w:ascii="Palatino Linotype" w:hAnsi="Palatino Linotype"/>
          <w:noProof/>
        </w:rPr>
        <w:pPrChange w:id="309" w:author="Khanh Nguyen" w:date="2021-07-01T15:34:00Z">
          <w:pPr>
            <w:pStyle w:val="ListParagraph"/>
            <w:ind w:left="360"/>
          </w:pPr>
        </w:pPrChange>
      </w:pPr>
      <w:del w:id="310" w:author="Khanh Nguyen" w:date="2021-07-01T12:02:00Z">
        <w:r w:rsidRPr="007A7E42" w:rsidDel="001A2ECB">
          <w:rPr>
            <w:rFonts w:ascii="Palatino Linotype" w:hAnsi="Palatino Linotype"/>
            <w:noProof/>
          </w:rPr>
          <w:delText>a) Chứng minh tứ giác EFCG là hình bình hành.</w:delText>
        </w:r>
      </w:del>
    </w:p>
    <w:p w14:paraId="04E80DAD" w14:textId="77777777" w:rsidR="001937AE" w:rsidRPr="007A7E42" w:rsidDel="001A2ECB" w:rsidRDefault="001937AE" w:rsidP="001937AE">
      <w:pPr>
        <w:rPr>
          <w:del w:id="311" w:author="Khanh Nguyen" w:date="2021-07-01T12:02:00Z"/>
          <w:rFonts w:ascii="Palatino Linotype" w:hAnsi="Palatino Linotype"/>
          <w:noProof/>
        </w:rPr>
        <w:pPrChange w:id="312" w:author="Khanh Nguyen" w:date="2021-07-01T15:34:00Z">
          <w:pPr>
            <w:pStyle w:val="ListParagraph"/>
            <w:ind w:left="360"/>
          </w:pPr>
        </w:pPrChange>
      </w:pPr>
      <w:del w:id="313" w:author="Khanh Nguyen" w:date="2021-07-01T12:02:00Z">
        <w:r w:rsidRPr="007A7E42" w:rsidDel="001A2ECB">
          <w:rPr>
            <w:rFonts w:ascii="Palatino Linotype" w:hAnsi="Palatino Linotype"/>
            <w:noProof/>
          </w:rPr>
          <w:delText xml:space="preserve">b) Chứng minh </w:delText>
        </w:r>
        <w:r w:rsidRPr="007A7E42" w:rsidDel="001A2ECB">
          <w:rPr>
            <w:rFonts w:ascii="Palatino Linotype" w:hAnsi="Palatino Linotype"/>
            <w:position w:val="-6"/>
          </w:rPr>
          <w:object w:dxaOrig="1100" w:dyaOrig="360" w14:anchorId="5A7B7371">
            <v:shape id="_x0000_i1201" type="#_x0000_t75" style="width:55.5pt;height:18.75pt" o:ole="">
              <v:imagedata r:id="rId253" o:title=""/>
            </v:shape>
            <o:OLEObject Type="Embed" ProgID="Equation.DSMT4" ShapeID="_x0000_i1201" DrawAspect="Content" ObjectID="_1847052068" r:id="rId254"/>
          </w:object>
        </w:r>
        <w:r w:rsidRPr="007A7E42" w:rsidDel="001A2ECB">
          <w:rPr>
            <w:rFonts w:ascii="Palatino Linotype" w:hAnsi="Palatino Linotype"/>
            <w:noProof/>
          </w:rPr>
          <w:delText>.</w:delText>
        </w:r>
      </w:del>
    </w:p>
    <w:p w14:paraId="55616623" w14:textId="77777777" w:rsidR="001937AE" w:rsidRPr="007A7E42" w:rsidDel="001A2ECB" w:rsidRDefault="001937AE" w:rsidP="001937AE">
      <w:pPr>
        <w:rPr>
          <w:del w:id="314" w:author="Khanh Nguyen" w:date="2021-07-01T12:02:00Z"/>
          <w:rFonts w:ascii="Palatino Linotype" w:hAnsi="Palatino Linotype"/>
          <w:noProof/>
        </w:rPr>
        <w:pPrChange w:id="315" w:author="Khanh Nguyen" w:date="2021-07-01T15:34:00Z">
          <w:pPr>
            <w:pStyle w:val="ListParagraph"/>
            <w:ind w:left="360"/>
          </w:pPr>
        </w:pPrChange>
      </w:pPr>
      <w:del w:id="316" w:author="Khanh Nguyen" w:date="2021-07-01T12:02:00Z">
        <w:r w:rsidRPr="007A7E42" w:rsidDel="001A2ECB">
          <w:rPr>
            <w:rFonts w:ascii="Palatino Linotype" w:hAnsi="Palatino Linotype"/>
            <w:noProof/>
          </w:rPr>
          <w:delText xml:space="preserve">c) Cho biết </w:delText>
        </w:r>
        <w:r w:rsidRPr="007A7E42" w:rsidDel="001A2ECB">
          <w:rPr>
            <w:rFonts w:ascii="Palatino Linotype" w:hAnsi="Palatino Linotype"/>
          </w:rPr>
          <w:object w:dxaOrig="1760" w:dyaOrig="400" w14:anchorId="4D089E80">
            <v:shape id="_x0000_i1202" type="#_x0000_t75" style="width:87.75pt;height:19.5pt" o:ole="">
              <v:imagedata r:id="rId255" o:title=""/>
            </v:shape>
            <o:OLEObject Type="Embed" ProgID="Equation.DSMT4" ShapeID="_x0000_i1202" DrawAspect="Content" ObjectID="_1847052069" r:id="rId256"/>
          </w:object>
        </w:r>
        <w:r w:rsidRPr="007A7E42" w:rsidDel="001A2ECB">
          <w:rPr>
            <w:rFonts w:ascii="Palatino Linotype" w:hAnsi="Palatino Linotype"/>
            <w:noProof/>
          </w:rPr>
          <w:delText xml:space="preserve">. Tính </w:delText>
        </w:r>
        <w:r w:rsidRPr="007A7E42" w:rsidDel="001A2ECB">
          <w:rPr>
            <w:rFonts w:ascii="Palatino Linotype" w:hAnsi="Palatino Linotype"/>
            <w:position w:val="-12"/>
          </w:rPr>
          <w:object w:dxaOrig="580" w:dyaOrig="360" w14:anchorId="5EB57648">
            <v:shape id="_x0000_i1203" type="#_x0000_t75" style="width:30pt;height:18.75pt" o:ole="">
              <v:imagedata r:id="rId257" o:title=""/>
            </v:shape>
            <o:OLEObject Type="Embed" ProgID="Equation.DSMT4" ShapeID="_x0000_i1203" DrawAspect="Content" ObjectID="_1847052070" r:id="rId258"/>
          </w:object>
        </w:r>
        <w:r w:rsidRPr="007A7E42" w:rsidDel="001A2ECB">
          <w:rPr>
            <w:rFonts w:ascii="Palatino Linotype" w:hAnsi="Palatino Linotype"/>
            <w:noProof/>
          </w:rPr>
          <w:delText xml:space="preserve"> theo </w:delText>
        </w:r>
        <w:r w:rsidRPr="007A7E42" w:rsidDel="001A2ECB">
          <w:rPr>
            <w:rFonts w:ascii="Palatino Linotype" w:hAnsi="Palatino Linotype"/>
            <w:position w:val="-6"/>
          </w:rPr>
          <w:object w:dxaOrig="200" w:dyaOrig="279" w14:anchorId="72878391">
            <v:shape id="_x0000_i1204" type="#_x0000_t75" style="width:10.5pt;height:12pt" o:ole="">
              <v:imagedata r:id="rId259" o:title=""/>
            </v:shape>
            <o:OLEObject Type="Embed" ProgID="Equation.DSMT4" ShapeID="_x0000_i1204" DrawAspect="Content" ObjectID="_1847052071" r:id="rId260"/>
          </w:object>
        </w:r>
        <w:r w:rsidRPr="007A7E42" w:rsidDel="001A2ECB">
          <w:rPr>
            <w:rFonts w:ascii="Palatino Linotype" w:hAnsi="Palatino Linotype"/>
            <w:noProof/>
          </w:rPr>
          <w:delText xml:space="preserve"> và </w:delText>
        </w:r>
        <w:r w:rsidRPr="007A7E42" w:rsidDel="001A2ECB">
          <w:rPr>
            <w:rFonts w:ascii="Palatino Linotype" w:hAnsi="Palatino Linotype"/>
            <w:position w:val="-6"/>
          </w:rPr>
          <w:object w:dxaOrig="240" w:dyaOrig="220" w14:anchorId="53CF4298">
            <v:shape id="_x0000_i1205" type="#_x0000_t75" style="width:12pt;height:10.5pt" o:ole="">
              <v:imagedata r:id="rId261" o:title=""/>
            </v:shape>
            <o:OLEObject Type="Embed" ProgID="Equation.DSMT4" ShapeID="_x0000_i1205" DrawAspect="Content" ObjectID="_1847052072" r:id="rId262"/>
          </w:object>
        </w:r>
        <w:r w:rsidRPr="007A7E42" w:rsidDel="001A2ECB">
          <w:rPr>
            <w:rFonts w:ascii="Palatino Linotype" w:hAnsi="Palatino Linotype"/>
            <w:noProof/>
          </w:rPr>
          <w:delText>.</w:delText>
        </w:r>
      </w:del>
    </w:p>
    <w:p w14:paraId="149820B6" w14:textId="77777777" w:rsidR="001937AE" w:rsidRPr="007A7E42" w:rsidDel="001A2ECB" w:rsidRDefault="001937AE" w:rsidP="001937AE">
      <w:pPr>
        <w:rPr>
          <w:del w:id="317" w:author="Khanh Nguyen" w:date="2021-07-01T12:02:00Z"/>
          <w:rFonts w:ascii="Palatino Linotype" w:hAnsi="Palatino Linotype"/>
          <w:noProof/>
        </w:rPr>
        <w:pPrChange w:id="318" w:author="Khanh Nguyen" w:date="2021-07-01T15:34:00Z">
          <w:pPr>
            <w:pStyle w:val="ListParagraph"/>
            <w:ind w:left="360"/>
          </w:pPr>
        </w:pPrChange>
      </w:pPr>
      <w:del w:id="319" w:author="Khanh Nguyen" w:date="2021-07-01T12:02:00Z">
        <w:r w:rsidRPr="007A7E42" w:rsidDel="001A2ECB">
          <w:rPr>
            <w:rFonts w:ascii="Palatino Linotype" w:hAnsi="Palatino Linotype"/>
            <w:noProof/>
          </w:rPr>
          <w:delText xml:space="preserve">d) Tính độ dài đường chéo AC theo h và </w:delText>
        </w:r>
        <w:r w:rsidRPr="007A7E42" w:rsidDel="001A2ECB">
          <w:rPr>
            <w:rFonts w:ascii="Palatino Linotype" w:hAnsi="Palatino Linotype"/>
            <w:position w:val="-6"/>
          </w:rPr>
          <w:object w:dxaOrig="240" w:dyaOrig="220" w14:anchorId="513A90DE">
            <v:shape id="_x0000_i1206" type="#_x0000_t75" style="width:12pt;height:10.5pt" o:ole="">
              <v:imagedata r:id="rId263" o:title=""/>
            </v:shape>
            <o:OLEObject Type="Embed" ProgID="Equation.DSMT4" ShapeID="_x0000_i1206" DrawAspect="Content" ObjectID="_1847052073" r:id="rId264"/>
          </w:object>
        </w:r>
        <w:r w:rsidRPr="007A7E42" w:rsidDel="001A2ECB">
          <w:rPr>
            <w:rFonts w:ascii="Palatino Linotype" w:hAnsi="Palatino Linotype"/>
            <w:noProof/>
          </w:rPr>
          <w:delText>.</w:delText>
        </w:r>
      </w:del>
    </w:p>
    <w:p w14:paraId="2B2BB159" w14:textId="77777777" w:rsidR="001937AE" w:rsidRPr="007A7E42" w:rsidDel="001A2ECB" w:rsidRDefault="001937AE" w:rsidP="001937AE">
      <w:pPr>
        <w:rPr>
          <w:del w:id="320" w:author="Khanh Nguyen" w:date="2021-07-01T12:02:00Z"/>
          <w:rFonts w:ascii="Palatino Linotype" w:eastAsiaTheme="minorEastAsia" w:hAnsi="Palatino Linotype"/>
          <w:lang w:val="nl-NL" w:eastAsia="zh-CN"/>
          <w:rPrChange w:id="321" w:author="Khanh Nguyen" w:date="2021-06-25T17:20:00Z">
            <w:rPr>
              <w:del w:id="322" w:author="Khanh Nguyen" w:date="2021-07-01T12:02:00Z"/>
              <w:lang w:val="nl-NL"/>
            </w:rPr>
          </w:rPrChange>
        </w:rPr>
        <w:pPrChange w:id="323" w:author="Khanh Nguyen" w:date="2021-07-01T15:34:00Z">
          <w:pPr>
            <w:pStyle w:val="ListParagraph"/>
            <w:numPr>
              <w:numId w:val="47"/>
            </w:numPr>
            <w:tabs>
              <w:tab w:val="num" w:pos="360"/>
            </w:tabs>
            <w:spacing w:line="288" w:lineRule="auto"/>
            <w:ind w:hanging="360"/>
          </w:pPr>
        </w:pPrChange>
      </w:pPr>
      <w:del w:id="324" w:author="Khanh Nguyen" w:date="2021-07-01T12:02:00Z">
        <w:r w:rsidRPr="007A7E42" w:rsidDel="001A2ECB">
          <w:rPr>
            <w:rFonts w:ascii="Palatino Linotype" w:eastAsiaTheme="minorEastAsia" w:hAnsi="Palatino Linotype"/>
            <w:noProof/>
            <w:lang w:eastAsia="zh-CN"/>
            <w:rPrChange w:id="325" w:author="Khanh Nguyen" w:date="2021-06-25T17:20:00Z">
              <w:rPr>
                <w:noProof/>
                <w:kern w:val="0"/>
                <w14:ligatures w14:val="none"/>
              </w:rPr>
            </w:rPrChange>
          </w:rPr>
          <w:delText xml:space="preserve">Bài 8. Cho tam giác ABC vuông ở </w:delText>
        </w:r>
        <w:r w:rsidRPr="007A7E42" w:rsidDel="001A2ECB">
          <w:rPr>
            <w:rFonts w:ascii="Palatino Linotype" w:hAnsi="Palatino Linotype"/>
          </w:rPr>
          <w:object w:dxaOrig="2240" w:dyaOrig="380" w14:anchorId="4ED471B5">
            <v:shape id="_x0000_i1207" type="#_x0000_t75" style="width:110.25pt;height:18.75pt" o:ole="">
              <v:imagedata r:id="rId265" o:title=""/>
            </v:shape>
            <o:OLEObject Type="Embed" ProgID="Equation.DSMT4" ShapeID="_x0000_i1207" DrawAspect="Content" ObjectID="_1847052074" r:id="rId266"/>
          </w:object>
        </w:r>
        <w:r w:rsidRPr="007A7E42" w:rsidDel="001A2ECB">
          <w:rPr>
            <w:rFonts w:ascii="Palatino Linotype" w:eastAsiaTheme="minorEastAsia" w:hAnsi="Palatino Linotype"/>
            <w:noProof/>
            <w:lang w:eastAsia="zh-CN"/>
            <w:rPrChange w:id="326" w:author="Khanh Nguyen" w:date="2021-06-25T17:20:00Z">
              <w:rPr>
                <w:noProof/>
                <w:kern w:val="0"/>
                <w14:ligatures w14:val="none"/>
              </w:rPr>
            </w:rPrChange>
          </w:rPr>
          <w:delText>.</w:delText>
        </w:r>
      </w:del>
    </w:p>
    <w:p w14:paraId="463F64E5" w14:textId="77777777" w:rsidR="001937AE" w:rsidRPr="007A7E42" w:rsidDel="001A2ECB" w:rsidRDefault="001937AE" w:rsidP="001937AE">
      <w:pPr>
        <w:rPr>
          <w:del w:id="327" w:author="Khanh Nguyen" w:date="2021-07-01T12:02:00Z"/>
          <w:rFonts w:ascii="Palatino Linotype" w:hAnsi="Palatino Linotype"/>
          <w:noProof/>
        </w:rPr>
        <w:pPrChange w:id="328" w:author="Khanh Nguyen" w:date="2021-07-01T15:34:00Z">
          <w:pPr>
            <w:pStyle w:val="ListParagraph"/>
            <w:ind w:left="360"/>
          </w:pPr>
        </w:pPrChange>
      </w:pPr>
      <w:del w:id="329" w:author="Khanh Nguyen" w:date="2021-07-01T12:02:00Z">
        <w:r w:rsidRPr="007A7E42" w:rsidDel="001A2ECB">
          <w:rPr>
            <w:rFonts w:ascii="Palatino Linotype" w:hAnsi="Palatino Linotype"/>
            <w:noProof/>
          </w:rPr>
          <w:delText>a) Tính AB, AC.</w:delText>
        </w:r>
      </w:del>
    </w:p>
    <w:p w14:paraId="090E7C90" w14:textId="77777777" w:rsidR="001937AE" w:rsidRPr="007A7E42" w:rsidDel="001A2ECB" w:rsidRDefault="001937AE" w:rsidP="001937AE">
      <w:pPr>
        <w:rPr>
          <w:del w:id="330" w:author="Khanh Nguyen" w:date="2021-07-01T12:02:00Z"/>
          <w:rFonts w:ascii="Palatino Linotype" w:hAnsi="Palatino Linotype"/>
          <w:noProof/>
        </w:rPr>
        <w:pPrChange w:id="331" w:author="Khanh Nguyen" w:date="2021-07-01T15:34:00Z">
          <w:pPr>
            <w:pStyle w:val="ListParagraph"/>
            <w:ind w:left="360"/>
          </w:pPr>
        </w:pPrChange>
      </w:pPr>
      <w:del w:id="332" w:author="Khanh Nguyen" w:date="2021-07-01T12:02:00Z">
        <w:r w:rsidRPr="007A7E42" w:rsidDel="001A2ECB">
          <w:rPr>
            <w:rFonts w:ascii="Palatino Linotype" w:hAnsi="Palatino Linotype"/>
            <w:noProof/>
          </w:rPr>
          <w:delText xml:space="preserve">.b) Kẻ từ A các đường thẳng AM, AN lần lượt vuông góc với các đường phân giác trong và ngoài của góc B. Chứng minh MN song song với BC và </w:delText>
        </w:r>
        <w:r w:rsidRPr="007A7E42" w:rsidDel="001A2ECB">
          <w:rPr>
            <w:rFonts w:ascii="Palatino Linotype" w:hAnsi="Palatino Linotype"/>
            <w:position w:val="-6"/>
          </w:rPr>
          <w:object w:dxaOrig="1160" w:dyaOrig="279" w14:anchorId="471B1D85">
            <v:shape id="_x0000_i1208" type="#_x0000_t75" style="width:60pt;height:12pt" o:ole="">
              <v:imagedata r:id="rId267" o:title=""/>
            </v:shape>
            <o:OLEObject Type="Embed" ProgID="Equation.DSMT4" ShapeID="_x0000_i1208" DrawAspect="Content" ObjectID="_1847052075" r:id="rId268"/>
          </w:object>
        </w:r>
        <w:r w:rsidRPr="007A7E42" w:rsidDel="001A2ECB">
          <w:rPr>
            <w:rFonts w:ascii="Palatino Linotype" w:hAnsi="Palatino Linotype"/>
            <w:noProof/>
          </w:rPr>
          <w:delText>.</w:delText>
        </w:r>
      </w:del>
    </w:p>
    <w:p w14:paraId="0BCD4BD9" w14:textId="77777777" w:rsidR="001937AE" w:rsidRPr="007A7E42" w:rsidDel="001F668D" w:rsidRDefault="001937AE" w:rsidP="001937AE">
      <w:pPr>
        <w:rPr>
          <w:del w:id="333" w:author="Khanh Nguyen" w:date="2021-06-29T21:46:00Z"/>
          <w:rFonts w:ascii="Palatino Linotype" w:eastAsiaTheme="minorEastAsia" w:hAnsi="Palatino Linotype"/>
          <w:noProof/>
          <w:lang w:eastAsia="zh-CN"/>
          <w:rPrChange w:id="334" w:author="Khanh Nguyen" w:date="2021-06-29T21:46:00Z">
            <w:rPr>
              <w:del w:id="335" w:author="Khanh Nguyen" w:date="2021-06-29T21:46:00Z"/>
              <w:noProof/>
            </w:rPr>
          </w:rPrChange>
        </w:rPr>
        <w:pPrChange w:id="336" w:author="Khanh Nguyen" w:date="2021-07-01T15:34:00Z">
          <w:pPr>
            <w:pStyle w:val="ListParagraph"/>
            <w:numPr>
              <w:numId w:val="33"/>
            </w:numPr>
            <w:ind w:hanging="360"/>
          </w:pPr>
        </w:pPrChange>
      </w:pPr>
      <w:del w:id="337" w:author="Khanh Nguyen" w:date="2021-07-01T12:02:00Z">
        <w:r w:rsidRPr="007A7E42" w:rsidDel="001A2ECB">
          <w:rPr>
            <w:rFonts w:ascii="Palatino Linotype" w:hAnsi="Palatino Linotype"/>
            <w:noProof/>
          </w:rPr>
          <w:delText xml:space="preserve">Chứng minh tam giác MAB đồng dạng với tam giác ABC. Tìm tỉ số đồng dạng. </w:delText>
        </w:r>
      </w:del>
    </w:p>
    <w:p w14:paraId="5DE38BC3" w14:textId="77777777" w:rsidR="001937AE" w:rsidRPr="007A7E42" w:rsidDel="00415DD9" w:rsidRDefault="001937AE" w:rsidP="001937AE">
      <w:pPr>
        <w:rPr>
          <w:del w:id="338" w:author="Khanh Nguyen" w:date="2021-07-01T11:55:00Z"/>
          <w:rFonts w:ascii="Palatino Linotype" w:eastAsiaTheme="minorEastAsia" w:hAnsi="Palatino Linotype"/>
          <w:lang w:val="nl-NL" w:eastAsia="zh-CN"/>
          <w:rPrChange w:id="339" w:author="Khanh Nguyen" w:date="2021-06-25T17:20:00Z">
            <w:rPr>
              <w:del w:id="340" w:author="Khanh Nguyen" w:date="2021-07-01T11:55:00Z"/>
              <w:lang w:val="nl-NL"/>
            </w:rPr>
          </w:rPrChange>
        </w:rPr>
        <w:pPrChange w:id="341" w:author="Khanh Nguyen" w:date="2021-07-01T15:34:00Z">
          <w:pPr>
            <w:pStyle w:val="ListParagraph"/>
            <w:numPr>
              <w:numId w:val="47"/>
            </w:numPr>
            <w:tabs>
              <w:tab w:val="num" w:pos="360"/>
            </w:tabs>
            <w:spacing w:line="288" w:lineRule="auto"/>
            <w:ind w:hanging="360"/>
          </w:pPr>
        </w:pPrChange>
      </w:pPr>
      <w:del w:id="342" w:author="Khanh Nguyen" w:date="2021-07-01T11:55:00Z">
        <w:r w:rsidRPr="007A7E42" w:rsidDel="00415DD9">
          <w:rPr>
            <w:rFonts w:ascii="Palatino Linotype" w:eastAsiaTheme="minorEastAsia" w:hAnsi="Palatino Linotype"/>
            <w:noProof/>
            <w:lang w:eastAsia="zh-CN"/>
            <w:rPrChange w:id="343" w:author="Khanh Nguyen" w:date="2021-06-25T17:20:00Z">
              <w:rPr>
                <w:noProof/>
                <w:kern w:val="0"/>
                <w14:ligatures w14:val="none"/>
              </w:rPr>
            </w:rPrChange>
          </w:rPr>
          <w:delText xml:space="preserve">Bài 9. Cho tam giác ABC vuông tại A, có </w:delText>
        </w:r>
        <w:r w:rsidRPr="007A7E42" w:rsidDel="00415DD9">
          <w:rPr>
            <w:rFonts w:ascii="Palatino Linotype" w:hAnsi="Palatino Linotype"/>
            <w:position w:val="-6"/>
          </w:rPr>
          <w:object w:dxaOrig="980" w:dyaOrig="279" w14:anchorId="76485F50">
            <v:shape id="_x0000_i1209" type="#_x0000_t75" style="width:49.5pt;height:12pt" o:ole="">
              <v:imagedata r:id="rId269" o:title=""/>
            </v:shape>
            <o:OLEObject Type="Embed" ProgID="Equation.DSMT4" ShapeID="_x0000_i1209" DrawAspect="Content" ObjectID="_1847052076" r:id="rId270"/>
          </w:object>
        </w:r>
        <w:r w:rsidRPr="007A7E42" w:rsidDel="00415DD9">
          <w:rPr>
            <w:rFonts w:ascii="Palatino Linotype" w:eastAsiaTheme="minorEastAsia" w:hAnsi="Palatino Linotype"/>
            <w:noProof/>
            <w:lang w:eastAsia="zh-CN"/>
            <w:rPrChange w:id="344" w:author="Khanh Nguyen" w:date="2021-06-25T17:20:00Z">
              <w:rPr>
                <w:noProof/>
                <w:kern w:val="0"/>
                <w14:ligatures w14:val="none"/>
              </w:rPr>
            </w:rPrChange>
          </w:rPr>
          <w:delText>, đường cao AH. Gọi D,E lần lượt là hình chiếu của H trên AB, AC.</w:delText>
        </w:r>
      </w:del>
    </w:p>
    <w:p w14:paraId="7D75A010" w14:textId="77777777" w:rsidR="001937AE" w:rsidRPr="007A7E42" w:rsidDel="00415DD9" w:rsidRDefault="001937AE" w:rsidP="001937AE">
      <w:pPr>
        <w:rPr>
          <w:del w:id="345" w:author="Khanh Nguyen" w:date="2021-07-01T11:55:00Z"/>
          <w:rFonts w:ascii="Palatino Linotype" w:hAnsi="Palatino Linotype"/>
          <w:noProof/>
        </w:rPr>
        <w:pPrChange w:id="346" w:author="Khanh Nguyen" w:date="2021-07-01T15:34:00Z">
          <w:pPr>
            <w:pStyle w:val="ListParagraph"/>
            <w:ind w:left="360"/>
          </w:pPr>
        </w:pPrChange>
      </w:pPr>
      <w:del w:id="347" w:author="Khanh Nguyen" w:date="2021-07-01T11:55:00Z">
        <w:r w:rsidRPr="007A7E42" w:rsidDel="00415DD9">
          <w:rPr>
            <w:rFonts w:ascii="Palatino Linotype" w:hAnsi="Palatino Linotype"/>
            <w:noProof/>
          </w:rPr>
          <w:delText xml:space="preserve">a) Chứng minh </w:delText>
        </w:r>
        <w:r w:rsidRPr="007A7E42" w:rsidDel="00415DD9">
          <w:rPr>
            <w:rFonts w:ascii="Palatino Linotype" w:hAnsi="Palatino Linotype"/>
            <w:position w:val="-6"/>
          </w:rPr>
          <w:object w:dxaOrig="1880" w:dyaOrig="279" w14:anchorId="517D84C3">
            <v:shape id="_x0000_i1210" type="#_x0000_t75" style="width:94.5pt;height:12pt" o:ole="">
              <v:imagedata r:id="rId271" o:title=""/>
            </v:shape>
            <o:OLEObject Type="Embed" ProgID="Equation.DSMT4" ShapeID="_x0000_i1210" DrawAspect="Content" ObjectID="_1847052077" r:id="rId272"/>
          </w:object>
        </w:r>
        <w:r w:rsidRPr="007A7E42" w:rsidDel="00415DD9">
          <w:rPr>
            <w:rFonts w:ascii="Palatino Linotype" w:hAnsi="Palatino Linotype"/>
            <w:noProof/>
          </w:rPr>
          <w:delText xml:space="preserve"> và tam giác ABC đồng dạng với tam giác AED.</w:delText>
        </w:r>
      </w:del>
    </w:p>
    <w:p w14:paraId="248A790E" w14:textId="77777777" w:rsidR="001937AE" w:rsidRPr="007A7E42" w:rsidDel="00415DD9" w:rsidRDefault="001937AE" w:rsidP="001937AE">
      <w:pPr>
        <w:rPr>
          <w:del w:id="348" w:author="Khanh Nguyen" w:date="2021-07-01T11:55:00Z"/>
          <w:rFonts w:ascii="Palatino Linotype" w:hAnsi="Palatino Linotype"/>
          <w:noProof/>
        </w:rPr>
        <w:pPrChange w:id="349" w:author="Khanh Nguyen" w:date="2021-07-01T15:34:00Z">
          <w:pPr>
            <w:pStyle w:val="ListParagraph"/>
            <w:ind w:left="360"/>
          </w:pPr>
        </w:pPrChange>
      </w:pPr>
      <w:del w:id="350" w:author="Khanh Nguyen" w:date="2021-07-01T11:55:00Z">
        <w:r w:rsidRPr="007A7E42" w:rsidDel="00415DD9">
          <w:rPr>
            <w:rFonts w:ascii="Palatino Linotype" w:hAnsi="Palatino Linotype"/>
            <w:noProof/>
          </w:rPr>
          <w:delText xml:space="preserve">b) Cho biết </w:delText>
        </w:r>
        <w:r w:rsidRPr="007A7E42" w:rsidDel="00415DD9">
          <w:rPr>
            <w:rFonts w:ascii="Palatino Linotype" w:hAnsi="Palatino Linotype"/>
          </w:rPr>
          <w:object w:dxaOrig="2420" w:dyaOrig="320" w14:anchorId="575AFAB0">
            <v:shape id="_x0000_i1211" type="#_x0000_t75" style="width:121.5pt;height:16.5pt" o:ole="">
              <v:imagedata r:id="rId273" o:title=""/>
            </v:shape>
            <o:OLEObject Type="Embed" ProgID="Equation.DSMT4" ShapeID="_x0000_i1211" DrawAspect="Content" ObjectID="_1847052078" r:id="rId274"/>
          </w:object>
        </w:r>
        <w:r w:rsidRPr="007A7E42" w:rsidDel="00415DD9">
          <w:rPr>
            <w:rFonts w:ascii="Palatino Linotype" w:hAnsi="Palatino Linotype"/>
            <w:noProof/>
          </w:rPr>
          <w:delText>.Tính :</w:delText>
        </w:r>
      </w:del>
    </w:p>
    <w:p w14:paraId="6F52CFA5" w14:textId="77777777" w:rsidR="001937AE" w:rsidRPr="007A7E42" w:rsidDel="00415DD9" w:rsidRDefault="001937AE" w:rsidP="001937AE">
      <w:pPr>
        <w:rPr>
          <w:del w:id="351" w:author="Khanh Nguyen" w:date="2021-07-01T11:55:00Z"/>
          <w:rFonts w:ascii="Palatino Linotype" w:hAnsi="Palatino Linotype"/>
          <w:noProof/>
        </w:rPr>
        <w:pPrChange w:id="352" w:author="Khanh Nguyen" w:date="2021-07-01T15:34:00Z">
          <w:pPr>
            <w:pStyle w:val="ListParagraph"/>
            <w:ind w:left="360"/>
          </w:pPr>
        </w:pPrChange>
      </w:pPr>
      <w:del w:id="353" w:author="Khanh Nguyen" w:date="2021-07-01T11:55:00Z">
        <w:r w:rsidRPr="007A7E42" w:rsidDel="00415DD9">
          <w:rPr>
            <w:rFonts w:ascii="Palatino Linotype" w:hAnsi="Palatino Linotype"/>
            <w:noProof/>
          </w:rPr>
          <w:delText>i) Độ dài đoạn thẳng DE;</w:delText>
        </w:r>
      </w:del>
    </w:p>
    <w:p w14:paraId="56F4EAAC" w14:textId="77777777" w:rsidR="001937AE" w:rsidRPr="007A7E42" w:rsidDel="00415DD9" w:rsidRDefault="001937AE" w:rsidP="001937AE">
      <w:pPr>
        <w:rPr>
          <w:del w:id="354" w:author="Khanh Nguyen" w:date="2021-07-01T11:55:00Z"/>
          <w:rFonts w:ascii="Palatino Linotype" w:hAnsi="Palatino Linotype"/>
          <w:noProof/>
        </w:rPr>
        <w:pPrChange w:id="355" w:author="Khanh Nguyen" w:date="2021-07-01T15:34:00Z">
          <w:pPr>
            <w:pStyle w:val="ListParagraph"/>
            <w:ind w:left="360"/>
          </w:pPr>
        </w:pPrChange>
      </w:pPr>
      <w:del w:id="356" w:author="Khanh Nguyen" w:date="2021-07-01T11:55:00Z">
        <w:r w:rsidRPr="007A7E42" w:rsidDel="00415DD9">
          <w:rPr>
            <w:rFonts w:ascii="Palatino Linotype" w:hAnsi="Palatino Linotype"/>
            <w:noProof/>
          </w:rPr>
          <w:delText xml:space="preserve">ii) Số đo </w:delText>
        </w:r>
        <w:r w:rsidRPr="007A7E42" w:rsidDel="00415DD9">
          <w:rPr>
            <w:rFonts w:ascii="Palatino Linotype" w:hAnsi="Palatino Linotype"/>
            <w:position w:val="-6"/>
          </w:rPr>
          <w:object w:dxaOrig="560" w:dyaOrig="360" w14:anchorId="58502793">
            <v:shape id="_x0000_i1212" type="#_x0000_t75" style="width:30pt;height:18.75pt" o:ole="">
              <v:imagedata r:id="rId275" o:title=""/>
            </v:shape>
            <o:OLEObject Type="Embed" ProgID="Equation.DSMT4" ShapeID="_x0000_i1212" DrawAspect="Content" ObjectID="_1847052079" r:id="rId276"/>
          </w:object>
        </w:r>
        <w:r w:rsidRPr="007A7E42" w:rsidDel="00415DD9">
          <w:rPr>
            <w:rFonts w:ascii="Palatino Linotype" w:hAnsi="Palatino Linotype"/>
            <w:noProof/>
          </w:rPr>
          <w:delText xml:space="preserve"> ( làm tròn đến độ );</w:delText>
        </w:r>
      </w:del>
    </w:p>
    <w:p w14:paraId="0CDB9A89" w14:textId="77777777" w:rsidR="001937AE" w:rsidRPr="007A7E42" w:rsidDel="00415DD9" w:rsidRDefault="001937AE" w:rsidP="001937AE">
      <w:pPr>
        <w:rPr>
          <w:del w:id="357" w:author="Khanh Nguyen" w:date="2021-07-01T11:55:00Z"/>
          <w:rFonts w:ascii="Palatino Linotype" w:hAnsi="Palatino Linotype"/>
          <w:noProof/>
        </w:rPr>
        <w:pPrChange w:id="358" w:author="Khanh Nguyen" w:date="2021-07-01T15:34:00Z">
          <w:pPr>
            <w:ind w:firstLine="360"/>
          </w:pPr>
        </w:pPrChange>
      </w:pPr>
      <w:del w:id="359" w:author="Khanh Nguyen" w:date="2021-07-01T11:55:00Z">
        <w:r w:rsidRPr="007A7E42" w:rsidDel="00415DD9">
          <w:rPr>
            <w:rFonts w:ascii="Palatino Linotype" w:hAnsi="Palatino Linotype"/>
            <w:noProof/>
          </w:rPr>
          <w:delText>iii) Diện tích tam giác ADE...</w:delText>
        </w:r>
      </w:del>
    </w:p>
    <w:p w14:paraId="5FC42946" w14:textId="77777777" w:rsidR="001937AE" w:rsidRPr="007A7E42" w:rsidDel="00182EA2" w:rsidRDefault="001937AE" w:rsidP="001937AE">
      <w:pPr>
        <w:jc w:val="both"/>
        <w:rPr>
          <w:del w:id="360" w:author="Khanh Nguyen" w:date="2021-07-01T15:38:00Z"/>
          <w:rFonts w:ascii="Palatino Linotype" w:hAnsi="Palatino Linotype"/>
          <w:lang w:val="fr-FR"/>
        </w:rPr>
        <w:pPrChange w:id="361" w:author="Khanh Nguyen" w:date="2021-07-01T15:36:00Z">
          <w:pPr>
            <w:jc w:val="center"/>
          </w:pPr>
        </w:pPrChange>
      </w:pPr>
    </w:p>
    <w:tbl>
      <w:tblPr>
        <w:tblStyle w:val="TableGrid"/>
        <w:tblW w:w="0" w:type="auto"/>
        <w:tblLayout w:type="fixed"/>
        <w:tblLook w:val="04A0" w:firstRow="1" w:lastRow="0" w:firstColumn="1" w:lastColumn="0" w:noHBand="0" w:noVBand="1"/>
      </w:tblPr>
      <w:tblGrid>
        <w:gridCol w:w="5575"/>
        <w:gridCol w:w="3775"/>
      </w:tblGrid>
      <w:tr w:rsidR="001937AE" w:rsidRPr="007A7E42" w:rsidDel="00182EA2" w14:paraId="0DC50194" w14:textId="77777777" w:rsidTr="00FD49F4">
        <w:trPr>
          <w:del w:id="362" w:author="Khanh Nguyen" w:date="2021-07-01T15:38:00Z"/>
        </w:trPr>
        <w:tc>
          <w:tcPr>
            <w:tcW w:w="5575" w:type="dxa"/>
          </w:tcPr>
          <w:p w14:paraId="0370426B" w14:textId="77777777" w:rsidR="001937AE" w:rsidRPr="007A7E42" w:rsidDel="00182EA2" w:rsidRDefault="001937AE" w:rsidP="00FD49F4">
            <w:pPr>
              <w:pStyle w:val="Vnbnnidung0"/>
              <w:tabs>
                <w:tab w:val="left" w:pos="1113"/>
              </w:tabs>
              <w:spacing w:after="120" w:line="269" w:lineRule="auto"/>
              <w:jc w:val="both"/>
              <w:rPr>
                <w:del w:id="363" w:author="Khanh Nguyen" w:date="2021-07-01T15:38:00Z"/>
                <w:rFonts w:ascii="Palatino Linotype" w:hAnsi="Palatino Linotype"/>
                <w:sz w:val="24"/>
                <w:szCs w:val="24"/>
              </w:rPr>
            </w:pPr>
            <w:del w:id="364" w:author="Khanh Nguyen" w:date="2021-07-01T15:38:00Z">
              <w:r w:rsidRPr="007A7E42" w:rsidDel="00182EA2">
                <w:rPr>
                  <w:rFonts w:ascii="Palatino Linotype" w:hAnsi="Palatino Linotype"/>
                  <w:b/>
                  <w:sz w:val="24"/>
                  <w:szCs w:val="24"/>
                  <w:lang w:val="en-US"/>
                  <w:rPrChange w:id="365" w:author="Khanh Nguyen" w:date="2021-06-25T17:20:00Z">
                    <w:rPr>
                      <w:b/>
                      <w:lang w:val="en-US"/>
                    </w:rPr>
                  </w:rPrChange>
                </w:rPr>
                <w:delText>Bài toán 23.</w:delText>
              </w:r>
              <w:r w:rsidRPr="007A7E42" w:rsidDel="00182EA2">
                <w:rPr>
                  <w:rFonts w:ascii="Palatino Linotype" w:hAnsi="Palatino Linotype"/>
                  <w:sz w:val="24"/>
                  <w:szCs w:val="24"/>
                  <w:lang w:val="en-US"/>
                  <w:rPrChange w:id="366" w:author="Khanh Nguyen" w:date="2021-06-25T17:20:00Z">
                    <w:rPr>
                      <w:lang w:val="en-US"/>
                    </w:rPr>
                  </w:rPrChange>
                </w:rPr>
                <w:delText xml:space="preserve"> Một bức tượng cao 3m được  đặt  trên  một cái bệ. Tại một điểm  trên  mặt  đất người  ta  nhìn  thấy  nóc  tượng  và  nóc  bệ  với  các  góc  nâng  lần  lượt là 64</w:delText>
              </w:r>
              <w:r w:rsidRPr="007A7E42" w:rsidDel="00182EA2">
                <w:rPr>
                  <w:rFonts w:ascii="Palatino Linotype" w:hAnsi="Palatino Linotype"/>
                  <w:sz w:val="24"/>
                  <w:szCs w:val="24"/>
                  <w:vertAlign w:val="superscript"/>
                  <w:lang w:val="en-US"/>
                  <w:rPrChange w:id="367" w:author="Khanh Nguyen" w:date="2021-06-25T17:20:00Z">
                    <w:rPr>
                      <w:vertAlign w:val="superscript"/>
                      <w:lang w:val="en-US"/>
                    </w:rPr>
                  </w:rPrChange>
                </w:rPr>
                <w:delText>0</w:delText>
              </w:r>
              <w:r w:rsidRPr="007A7E42" w:rsidDel="00182EA2">
                <w:rPr>
                  <w:rFonts w:ascii="Palatino Linotype" w:hAnsi="Palatino Linotype"/>
                  <w:sz w:val="24"/>
                  <w:szCs w:val="24"/>
                  <w:lang w:val="en-US"/>
                  <w:rPrChange w:id="368" w:author="Khanh Nguyen" w:date="2021-06-25T17:20:00Z">
                    <w:rPr>
                      <w:lang w:val="en-US"/>
                    </w:rPr>
                  </w:rPrChange>
                </w:rPr>
                <w:delText xml:space="preserve">  và  42</w:delText>
              </w:r>
              <w:r w:rsidRPr="007A7E42" w:rsidDel="00182EA2">
                <w:rPr>
                  <w:rFonts w:ascii="Palatino Linotype" w:hAnsi="Palatino Linotype"/>
                  <w:sz w:val="24"/>
                  <w:szCs w:val="24"/>
                  <w:vertAlign w:val="superscript"/>
                  <w:lang w:val="en-US"/>
                  <w:rPrChange w:id="369" w:author="Khanh Nguyen" w:date="2021-06-25T17:20:00Z">
                    <w:rPr>
                      <w:vertAlign w:val="superscript"/>
                      <w:lang w:val="en-US"/>
                    </w:rPr>
                  </w:rPrChange>
                </w:rPr>
                <w:delText>0</w:delText>
              </w:r>
              <w:r w:rsidRPr="007A7E42" w:rsidDel="00182EA2">
                <w:rPr>
                  <w:rFonts w:ascii="Palatino Linotype" w:hAnsi="Palatino Linotype"/>
                  <w:sz w:val="24"/>
                  <w:szCs w:val="24"/>
                  <w:lang w:val="en-US"/>
                  <w:rPrChange w:id="370" w:author="Khanh Nguyen" w:date="2021-06-25T17:20:00Z">
                    <w:rPr>
                      <w:lang w:val="en-US"/>
                    </w:rPr>
                  </w:rPrChange>
                </w:rPr>
                <w:delText xml:space="preserve">.  Tính chiều cao của </w:delText>
              </w:r>
              <w:r w:rsidRPr="007A7E42" w:rsidDel="00182EA2">
                <w:rPr>
                  <w:rFonts w:ascii="Palatino Linotype" w:hAnsi="Palatino Linotype"/>
                  <w:sz w:val="24"/>
                  <w:szCs w:val="24"/>
                </w:rPr>
                <w:delText>cái bệ.</w:delText>
              </w:r>
            </w:del>
          </w:p>
          <w:p w14:paraId="04B0AA23" w14:textId="77777777" w:rsidR="001937AE" w:rsidRPr="007A7E42" w:rsidDel="00182EA2" w:rsidRDefault="001937AE" w:rsidP="00FD49F4">
            <w:pPr>
              <w:pStyle w:val="Vnbnnidung0"/>
              <w:tabs>
                <w:tab w:val="left" w:pos="1113"/>
              </w:tabs>
              <w:spacing w:after="120" w:line="269" w:lineRule="auto"/>
              <w:jc w:val="both"/>
              <w:rPr>
                <w:del w:id="371" w:author="Khanh Nguyen" w:date="2021-07-01T15:38:00Z"/>
                <w:rFonts w:ascii="Palatino Linotype" w:hAnsi="Palatino Linotype"/>
                <w:b/>
                <w:sz w:val="24"/>
                <w:szCs w:val="24"/>
                <w:rPrChange w:id="372" w:author="Khanh Nguyen" w:date="2021-06-25T17:20:00Z">
                  <w:rPr>
                    <w:del w:id="373" w:author="Khanh Nguyen" w:date="2021-07-01T15:38:00Z"/>
                    <w:b/>
                    <w:sz w:val="22"/>
                    <w:szCs w:val="22"/>
                  </w:rPr>
                </w:rPrChange>
              </w:rPr>
            </w:pPr>
          </w:p>
        </w:tc>
        <w:tc>
          <w:tcPr>
            <w:tcW w:w="3775" w:type="dxa"/>
          </w:tcPr>
          <w:p w14:paraId="087BBB16" w14:textId="77777777" w:rsidR="001937AE" w:rsidRPr="007A7E42" w:rsidDel="00182EA2" w:rsidRDefault="001937AE" w:rsidP="00FD49F4">
            <w:pPr>
              <w:jc w:val="right"/>
              <w:rPr>
                <w:del w:id="374" w:author="Khanh Nguyen" w:date="2021-07-01T15:38:00Z"/>
                <w:rFonts w:ascii="Palatino Linotype" w:hAnsi="Palatino Linotype"/>
                <w:noProof/>
                <w:sz w:val="24"/>
                <w:szCs w:val="24"/>
                <w:rPrChange w:id="375" w:author="Khanh Nguyen" w:date="2021-06-25T17:20:00Z">
                  <w:rPr>
                    <w:del w:id="376" w:author="Khanh Nguyen" w:date="2021-07-01T15:38:00Z"/>
                    <w:noProof/>
                  </w:rPr>
                </w:rPrChange>
              </w:rPr>
            </w:pPr>
            <w:del w:id="377" w:author="Khanh Nguyen" w:date="2021-07-01T15:38:00Z">
              <w:r w:rsidRPr="007A7E42" w:rsidDel="00182EA2">
                <w:rPr>
                  <w:rFonts w:ascii="Palatino Linotype" w:hAnsi="Palatino Linotype"/>
                  <w:noProof/>
                  <w:sz w:val="24"/>
                  <w:szCs w:val="24"/>
                  <w:lang w:val="en-US"/>
                  <w:rPrChange w:id="378" w:author="Khanh Nguyen" w:date="2021-06-25T17:20:00Z">
                    <w:rPr>
                      <w:noProof/>
                      <w:lang w:val="en-US"/>
                    </w:rPr>
                  </w:rPrChange>
                </w:rPr>
                <w:drawing>
                  <wp:inline distT="0" distB="0" distL="0" distR="0" wp14:anchorId="64091392" wp14:editId="4B40B73B">
                    <wp:extent cx="1015185" cy="1319841"/>
                    <wp:effectExtent l="0" t="0" r="0" b="0"/>
                    <wp:docPr id="2023617801" name="Picture 2023617801" descr="A triangle with a line and a circle with a circle and a circle with a circle with a circle with a circle with a circle with a circle with a circle with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triangle with a line and a circle with a circle and a circle with a circle with a circle with a circle with a circle with a circle with a circle with a circle with a circle with&#10;&#10;Description automatically generated"/>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1027330" cy="1335631"/>
                            </a:xfrm>
                            <a:prstGeom prst="rect">
                              <a:avLst/>
                            </a:prstGeom>
                          </pic:spPr>
                        </pic:pic>
                      </a:graphicData>
                    </a:graphic>
                  </wp:inline>
                </w:drawing>
              </w:r>
            </w:del>
          </w:p>
        </w:tc>
      </w:tr>
    </w:tbl>
    <w:p w14:paraId="37622C41" w14:textId="1C5D9F9E" w:rsidR="00520281" w:rsidRPr="001937AE" w:rsidRDefault="00520281" w:rsidP="001937AE"/>
    <w:sectPr w:rsidR="00520281" w:rsidRPr="001937AE" w:rsidSect="002F2149">
      <w:headerReference w:type="default" r:id="rId278"/>
      <w:footerReference w:type="default" r:id="rId279"/>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EE4A4" w14:textId="77777777" w:rsidR="00A4319D" w:rsidRDefault="00A4319D" w:rsidP="00520281">
      <w:pPr>
        <w:spacing w:after="0" w:line="240" w:lineRule="auto"/>
      </w:pPr>
      <w:r>
        <w:separator/>
      </w:r>
    </w:p>
  </w:endnote>
  <w:endnote w:type="continuationSeparator" w:id="0">
    <w:p w14:paraId="021F1957" w14:textId="77777777" w:rsidR="00A4319D" w:rsidRDefault="00A4319D"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ietnamese Computer Modern">
    <w:altName w:val="Calibri"/>
    <w:charset w:val="00"/>
    <w:family w:val="auto"/>
    <w:pitch w:val="variable"/>
    <w:sig w:usb0="A000002F" w:usb1="00000101"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44BF" w14:textId="77777777" w:rsidR="00A4319D" w:rsidRDefault="00A4319D" w:rsidP="00520281">
      <w:pPr>
        <w:spacing w:after="0" w:line="240" w:lineRule="auto"/>
      </w:pPr>
      <w:r>
        <w:separator/>
      </w:r>
    </w:p>
  </w:footnote>
  <w:footnote w:type="continuationSeparator" w:id="0">
    <w:p w14:paraId="63879D62" w14:textId="77777777" w:rsidR="00A4319D" w:rsidRDefault="00A4319D" w:rsidP="00520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8923" w14:textId="0350A55C" w:rsidR="00520281" w:rsidRDefault="00520281">
    <w:pPr>
      <w:pStyle w:val="Header"/>
    </w:pPr>
    <w:r w:rsidRPr="00826C16">
      <w:rPr>
        <w:rFonts w:ascii="Cambria" w:hAnsi="Cambria" w:cstheme="minorHAnsi"/>
        <w:b/>
        <w:bCs/>
        <w:i/>
        <w:iCs/>
        <w:noProof/>
        <w:highlight w:val="lightGray"/>
      </w:rPr>
      <mc:AlternateContent>
        <mc:Choice Requires="wps">
          <w:drawing>
            <wp:anchor distT="0" distB="0" distL="114300" distR="114300" simplePos="0" relativeHeight="251661312" behindDoc="1" locked="0" layoutInCell="1" allowOverlap="1" wp14:anchorId="16399958" wp14:editId="4EF308C4">
              <wp:simplePos x="0" y="0"/>
              <wp:positionH relativeFrom="margin">
                <wp:posOffset>-514350</wp:posOffset>
              </wp:positionH>
              <wp:positionV relativeFrom="paragraph">
                <wp:posOffset>209550</wp:posOffset>
              </wp:positionV>
              <wp:extent cx="7000875" cy="9264015"/>
              <wp:effectExtent l="0" t="0" r="28575" b="13335"/>
              <wp:wrapNone/>
              <wp:docPr id="1571261671" name="Flowchart: Alternate Process 2"/>
              <wp:cNvGraphicFramePr/>
              <a:graphic xmlns:a="http://schemas.openxmlformats.org/drawingml/2006/main">
                <a:graphicData uri="http://schemas.microsoft.com/office/word/2010/wordprocessingShape">
                  <wps:wsp>
                    <wps:cNvSpPr/>
                    <wps:spPr>
                      <a:xfrm flipH="1">
                        <a:off x="0" y="0"/>
                        <a:ext cx="7000875" cy="9264015"/>
                      </a:xfrm>
                      <a:prstGeom prst="round2DiagRect">
                        <a:avLst>
                          <a:gd name="adj1" fmla="val 7890"/>
                          <a:gd name="adj2" fmla="val 0"/>
                        </a:avLst>
                      </a:prstGeom>
                      <a:ln>
                        <a:solidFill>
                          <a:schemeClr val="accent2">
                            <a:lumMod val="75000"/>
                          </a:schemeClr>
                        </a:solidFill>
                        <a:prstDash val="dashDot"/>
                      </a:ln>
                    </wps:spPr>
                    <wps:style>
                      <a:lnRef idx="2">
                        <a:schemeClr val="dk1"/>
                      </a:lnRef>
                      <a:fillRef idx="1">
                        <a:schemeClr val="lt1"/>
                      </a:fillRef>
                      <a:effectRef idx="0">
                        <a:schemeClr val="dk1"/>
                      </a:effectRef>
                      <a:fontRef idx="minor">
                        <a:schemeClr val="dk1"/>
                      </a:fontRef>
                    </wps:style>
                    <wps:txbx>
                      <w:txbxContent>
                        <w:p w14:paraId="562365AE" w14:textId="77777777" w:rsidR="00520281" w:rsidRDefault="00520281" w:rsidP="005202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9958" id="Flowchart: Alternate Process 2" o:spid="_x0000_s1026" style="position:absolute;margin-left:-40.5pt;margin-top:16.5pt;width:551.25pt;height:729.45pt;flip:x;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00875,9264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eUsgIAANMFAAAOAAAAZHJzL2Uyb0RvYy54bWysVEtPGzEQvlfqf7B8L7uJEgIRGxQR0Vai&#10;gICKs+O1E7e2x7WdV399x94HgVY9VL1YM57HN++Ly73RZCt8UGArOjgpKRGWQ63sqqJfn64/nFES&#10;IrM102BFRQ8i0MvZ+3cXOzcVQ1iDroUn6MSG6c5VdB2jmxZF4GthWDgBJywKJXjDIrJ+VdSe7dC7&#10;0cWwLE+LHfjaeeAiBPxdNEI6y/6lFDzeSRlEJLqiGFvMr8/vMr3F7IJNV565teJtGOwfojBMWQTt&#10;XS1YZGTj1W+ujOIeAsh4wsEUIKXiIueA2QzKN9k8rpkTORcsTnB9mcL/c8tvt4/u3mMZdi5MA5Ip&#10;i730hkit3Cfsac4LIyX7XLZDXzaxj4Tj56Qsy7PJmBKOsvPh6agcjFNhi8ZRcuh8iB8FGJKIinrY&#10;2Hq4UGz1gB3KAGx7E2KuYE0sMzgqrP42oEQajQ3ZMk0mZ+ddv45UhscqWY6wrTOkOuDkWdv0BtCq&#10;vlZaZybNmbjSniACQnIubBzmgPTGfIG6+Z+MMcU2pTyaySQn+MpbAluwsG6MaqQWEFuzBF681DhT&#10;8aBFE9iDkETVWMsGu8doPX0f9F5QM5lITKA3alr0xkjHzqjVTWYir0RvWOZM3xjWPVqvnRHBxt7Q&#10;KAv+78ay0e+ybnJNacf9ct/O2xLqw70nHpq9DI5fK6zhDQvxnnnsO64sHpd4h4/UsKsotBQla/A/&#10;//Sf9HE/UErJDhe7ouHHhnlBif5scXPOB6NRugSZGY0nQ2T8sWR5LLEbcwU4GTiJGF0mk37UHSk9&#10;mGe8QfOEiiJmOWJXlEffMVexOTh4xbiYz7Mabr9j8cY+Ot6tWJqep/0z867dkogLdgvdEWinutmr&#10;F93UGgvzTQSpYhKmEjd1bRm8HEi9Ok3HfNZ6ucWzXwAAAP//AwBQSwMEFAAGAAgAAAAhAKClGwnf&#10;AAAADAEAAA8AAABkcnMvZG93bnJldi54bWxMj8FOwzAQRO9I/QdrK3FBrZMWUBriVIDEoUdSPmAb&#10;b5Mo8Tqy3Tb5e9wTnHZXM5p9U+wnM4grOd9ZVpCuExDEtdUdNwp+jl+rDIQPyBoHy6RgJg/7cvFQ&#10;YK7tjb/pWoVGxBD2OSpoQxhzKX3dkkG/tiNx1M7WGQzxdI3UDm8x3AxykySv0mDH8UOLI322VPfV&#10;xSg4P/X6wziq0vkwTn09Z3xAr9Tjcnp/AxFoCn9muONHdCgj08leWHsxKFhlaewSFGy3cd4NySZ9&#10;AXGK2/Mu3YEsC/m/RPkLAAD//wMAUEsBAi0AFAAGAAgAAAAhALaDOJL+AAAA4QEAABMAAAAAAAAA&#10;AAAAAAAAAAAAAFtDb250ZW50X1R5cGVzXS54bWxQSwECLQAUAAYACAAAACEAOP0h/9YAAACUAQAA&#10;CwAAAAAAAAAAAAAAAAAvAQAAX3JlbHMvLnJlbHNQSwECLQAUAAYACAAAACEA//L3lLICAADTBQAA&#10;DgAAAAAAAAAAAAAAAAAuAgAAZHJzL2Uyb0RvYy54bWxQSwECLQAUAAYACAAAACEAoKUbCd8AAAAM&#10;AQAADwAAAAAAAAAAAAAAAAAMBQAAZHJzL2Rvd25yZXYueG1sUEsFBgAAAAAEAAQA8wAAABgGAAAA&#10;AA==&#10;" adj="-11796480,,5400" path="m552369,l7000875,r,l7000875,8711646v,305065,-247304,552369,-552369,552369l,9264015r,l,552369c,247304,247304,,552369,xe" fillcolor="white [3201]" strokecolor="#c45911 [2405]" strokeweight="1pt">
              <v:stroke dashstyle="dashDot" joinstyle="miter"/>
              <v:formulas/>
              <v:path arrowok="t" o:connecttype="custom" o:connectlocs="552369,0;7000875,0;7000875,0;7000875,8711646;6448506,9264015;0,9264015;0,9264015;0,552369;552369,0" o:connectangles="0,0,0,0,0,0,0,0,0" textboxrect="0,0,7000875,9264015"/>
              <v:textbox>
                <w:txbxContent>
                  <w:p w14:paraId="562365AE" w14:textId="77777777" w:rsidR="00520281" w:rsidRDefault="00520281" w:rsidP="00520281">
                    <w:pPr>
                      <w:jc w:val="center"/>
                    </w:pPr>
                  </w:p>
                </w:txbxContent>
              </v:textbox>
              <w10:wrap anchorx="margin"/>
            </v:shape>
          </w:pict>
        </mc:Fallback>
      </mc:AlternateContent>
    </w:r>
    <w:r>
      <w:rPr>
        <w:rFonts w:ascii="Cambria" w:hAnsi="Cambria" w:cstheme="minorHAnsi"/>
        <w:b/>
        <w:bCs/>
        <w:highlight w:val="lightGray"/>
      </w:rPr>
      <w:t>Thầy Phát Dạy Toán</w:t>
    </w:r>
    <w:r>
      <w:rPr>
        <w:rFonts w:ascii="Cambria" w:hAnsi="Cambria" w:cstheme="minorHAnsi"/>
        <w:b/>
        <w:bCs/>
        <w:highlight w:val="lightGray"/>
      </w:rPr>
      <w:tab/>
    </w:r>
    <w:r>
      <w:rPr>
        <w:rFonts w:ascii="Cambria" w:hAnsi="Cambria" w:cstheme="minorHAnsi"/>
        <w:b/>
        <w:bCs/>
        <w:highlight w:val="lightGray"/>
      </w:rPr>
      <w:tab/>
      <w:t>Tài liệu học tập Toán 9</w:t>
    </w:r>
    <w:r w:rsidRPr="00826C16">
      <w:rPr>
        <w:rFonts w:ascii="Cambria" w:hAnsi="Cambria" w:cstheme="minorHAnsi"/>
        <w:b/>
        <w:bCs/>
        <w:i/>
        <w:iCs/>
        <w:noProof/>
        <w:highlight w:val="lightGray"/>
      </w:rPr>
      <w:t xml:space="preserve"> </w:t>
    </w:r>
    <w:r w:rsidRPr="00826C16">
      <w:rPr>
        <w:rFonts w:ascii="Cambria" w:hAnsi="Cambria" w:cstheme="minorHAnsi"/>
        <w:b/>
        <w:bCs/>
        <w:noProof/>
        <w:highlight w:val="lightGray"/>
      </w:rPr>
      <w:drawing>
        <wp:anchor distT="0" distB="0" distL="114300" distR="114300" simplePos="0" relativeHeight="251659264" behindDoc="1" locked="0" layoutInCell="1" allowOverlap="1" wp14:anchorId="1C783F0A" wp14:editId="2B8379A2">
          <wp:simplePos x="0" y="0"/>
          <wp:positionH relativeFrom="page">
            <wp:posOffset>-28575</wp:posOffset>
          </wp:positionH>
          <wp:positionV relativeFrom="paragraph">
            <wp:posOffset>-605155</wp:posOffset>
          </wp:positionV>
          <wp:extent cx="7983855" cy="11310620"/>
          <wp:effectExtent l="0" t="0" r="0" b="5080"/>
          <wp:wrapNone/>
          <wp:docPr id="658621532" name="Picture 1" descr="A grid of pin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926" name="Picture 1" descr="A grid of pink and whit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3855" cy="11310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43C"/>
    <w:multiLevelType w:val="multilevel"/>
    <w:tmpl w:val="013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1801"/>
    <w:multiLevelType w:val="hybridMultilevel"/>
    <w:tmpl w:val="7CF2F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27581"/>
    <w:multiLevelType w:val="hybridMultilevel"/>
    <w:tmpl w:val="37A6298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3E3EFA"/>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603DE5"/>
    <w:multiLevelType w:val="multilevel"/>
    <w:tmpl w:val="659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30739"/>
    <w:multiLevelType w:val="hybridMultilevel"/>
    <w:tmpl w:val="8D56AEA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03573F57"/>
    <w:multiLevelType w:val="hybridMultilevel"/>
    <w:tmpl w:val="6DC47A04"/>
    <w:lvl w:ilvl="0" w:tplc="867CC3B0">
      <w:start w:val="1"/>
      <w:numFmt w:val="lowerLetter"/>
      <w:lvlText w:val="%1)"/>
      <w:lvlJc w:val="left"/>
      <w:pPr>
        <w:ind w:left="561" w:hanging="331"/>
      </w:pPr>
      <w:rPr>
        <w:rFonts w:ascii="Times New Roman" w:eastAsia="Times New Roman" w:hAnsi="Times New Roman" w:cs="Times New Roman" w:hint="default"/>
        <w:spacing w:val="0"/>
        <w:w w:val="100"/>
        <w:sz w:val="26"/>
        <w:szCs w:val="26"/>
        <w:lang w:val="vi" w:eastAsia="en-US" w:bidi="ar-SA"/>
      </w:rPr>
    </w:lvl>
    <w:lvl w:ilvl="1" w:tplc="FD2290EE">
      <w:numFmt w:val="bullet"/>
      <w:lvlText w:val="•"/>
      <w:lvlJc w:val="left"/>
      <w:pPr>
        <w:ind w:left="1640" w:hanging="331"/>
      </w:pPr>
      <w:rPr>
        <w:rFonts w:hint="default"/>
        <w:lang w:val="vi" w:eastAsia="en-US" w:bidi="ar-SA"/>
      </w:rPr>
    </w:lvl>
    <w:lvl w:ilvl="2" w:tplc="9FF04920">
      <w:numFmt w:val="bullet"/>
      <w:lvlText w:val="•"/>
      <w:lvlJc w:val="left"/>
      <w:pPr>
        <w:ind w:left="2720" w:hanging="331"/>
      </w:pPr>
      <w:rPr>
        <w:rFonts w:hint="default"/>
        <w:lang w:val="vi" w:eastAsia="en-US" w:bidi="ar-SA"/>
      </w:rPr>
    </w:lvl>
    <w:lvl w:ilvl="3" w:tplc="C6067EFA">
      <w:numFmt w:val="bullet"/>
      <w:lvlText w:val="•"/>
      <w:lvlJc w:val="left"/>
      <w:pPr>
        <w:ind w:left="3800" w:hanging="331"/>
      </w:pPr>
      <w:rPr>
        <w:rFonts w:hint="default"/>
        <w:lang w:val="vi" w:eastAsia="en-US" w:bidi="ar-SA"/>
      </w:rPr>
    </w:lvl>
    <w:lvl w:ilvl="4" w:tplc="AA6EEABE">
      <w:numFmt w:val="bullet"/>
      <w:lvlText w:val="•"/>
      <w:lvlJc w:val="left"/>
      <w:pPr>
        <w:ind w:left="4880" w:hanging="331"/>
      </w:pPr>
      <w:rPr>
        <w:rFonts w:hint="default"/>
        <w:lang w:val="vi" w:eastAsia="en-US" w:bidi="ar-SA"/>
      </w:rPr>
    </w:lvl>
    <w:lvl w:ilvl="5" w:tplc="10BC7E82">
      <w:numFmt w:val="bullet"/>
      <w:lvlText w:val="•"/>
      <w:lvlJc w:val="left"/>
      <w:pPr>
        <w:ind w:left="5960" w:hanging="331"/>
      </w:pPr>
      <w:rPr>
        <w:rFonts w:hint="default"/>
        <w:lang w:val="vi" w:eastAsia="en-US" w:bidi="ar-SA"/>
      </w:rPr>
    </w:lvl>
    <w:lvl w:ilvl="6" w:tplc="E4483556">
      <w:numFmt w:val="bullet"/>
      <w:lvlText w:val="•"/>
      <w:lvlJc w:val="left"/>
      <w:pPr>
        <w:ind w:left="7040" w:hanging="331"/>
      </w:pPr>
      <w:rPr>
        <w:rFonts w:hint="default"/>
        <w:lang w:val="vi" w:eastAsia="en-US" w:bidi="ar-SA"/>
      </w:rPr>
    </w:lvl>
    <w:lvl w:ilvl="7" w:tplc="ACAE1556">
      <w:numFmt w:val="bullet"/>
      <w:lvlText w:val="•"/>
      <w:lvlJc w:val="left"/>
      <w:pPr>
        <w:ind w:left="8120" w:hanging="331"/>
      </w:pPr>
      <w:rPr>
        <w:rFonts w:hint="default"/>
        <w:lang w:val="vi" w:eastAsia="en-US" w:bidi="ar-SA"/>
      </w:rPr>
    </w:lvl>
    <w:lvl w:ilvl="8" w:tplc="E4620072">
      <w:numFmt w:val="bullet"/>
      <w:lvlText w:val="•"/>
      <w:lvlJc w:val="left"/>
      <w:pPr>
        <w:ind w:left="9200" w:hanging="331"/>
      </w:pPr>
      <w:rPr>
        <w:rFonts w:hint="default"/>
        <w:lang w:val="vi" w:eastAsia="en-US" w:bidi="ar-SA"/>
      </w:rPr>
    </w:lvl>
  </w:abstractNum>
  <w:abstractNum w:abstractNumId="7" w15:restartNumberingAfterBreak="0">
    <w:nsid w:val="044E4C66"/>
    <w:multiLevelType w:val="multilevel"/>
    <w:tmpl w:val="41F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670EA"/>
    <w:multiLevelType w:val="hybridMultilevel"/>
    <w:tmpl w:val="D6FE4814"/>
    <w:lvl w:ilvl="0" w:tplc="04090017">
      <w:start w:val="1"/>
      <w:numFmt w:val="lowerLetter"/>
      <w:lvlText w:val="%1)"/>
      <w:lvlJc w:val="left"/>
      <w:pPr>
        <w:tabs>
          <w:tab w:val="num" w:pos="1080"/>
        </w:tabs>
        <w:ind w:left="720" w:hanging="360"/>
      </w:pPr>
    </w:lvl>
    <w:lvl w:ilvl="1" w:tplc="681202B2">
      <w:numFmt w:val="decimal"/>
      <w:lvlText w:val=""/>
      <w:lvlJc w:val="left"/>
    </w:lvl>
    <w:lvl w:ilvl="2" w:tplc="A362964E">
      <w:numFmt w:val="decimal"/>
      <w:lvlText w:val=""/>
      <w:lvlJc w:val="left"/>
    </w:lvl>
    <w:lvl w:ilvl="3" w:tplc="A470E73A">
      <w:numFmt w:val="decimal"/>
      <w:lvlText w:val=""/>
      <w:lvlJc w:val="left"/>
    </w:lvl>
    <w:lvl w:ilvl="4" w:tplc="60D67258">
      <w:numFmt w:val="decimal"/>
      <w:lvlText w:val=""/>
      <w:lvlJc w:val="left"/>
    </w:lvl>
    <w:lvl w:ilvl="5" w:tplc="0C6C0772">
      <w:numFmt w:val="decimal"/>
      <w:lvlText w:val=""/>
      <w:lvlJc w:val="left"/>
    </w:lvl>
    <w:lvl w:ilvl="6" w:tplc="DDF00546">
      <w:numFmt w:val="decimal"/>
      <w:lvlText w:val=""/>
      <w:lvlJc w:val="left"/>
    </w:lvl>
    <w:lvl w:ilvl="7" w:tplc="C3E0000C">
      <w:numFmt w:val="decimal"/>
      <w:lvlText w:val=""/>
      <w:lvlJc w:val="left"/>
    </w:lvl>
    <w:lvl w:ilvl="8" w:tplc="3FAC18C2">
      <w:numFmt w:val="decimal"/>
      <w:lvlText w:val=""/>
      <w:lvlJc w:val="left"/>
    </w:lvl>
  </w:abstractNum>
  <w:abstractNum w:abstractNumId="9" w15:restartNumberingAfterBreak="0">
    <w:nsid w:val="04804274"/>
    <w:multiLevelType w:val="hybridMultilevel"/>
    <w:tmpl w:val="209E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D353C5"/>
    <w:multiLevelType w:val="hybridMultilevel"/>
    <w:tmpl w:val="C0A86E5C"/>
    <w:lvl w:ilvl="0" w:tplc="04090017">
      <w:start w:val="1"/>
      <w:numFmt w:val="lowerLetter"/>
      <w:lvlText w:val="%1)"/>
      <w:lvlJc w:val="left"/>
      <w:pPr>
        <w:tabs>
          <w:tab w:val="num" w:pos="1080"/>
        </w:tabs>
        <w:ind w:left="720" w:hanging="360"/>
      </w:pPr>
    </w:lvl>
    <w:lvl w:ilvl="1" w:tplc="4C64250C">
      <w:numFmt w:val="decimal"/>
      <w:lvlText w:val=""/>
      <w:lvlJc w:val="left"/>
    </w:lvl>
    <w:lvl w:ilvl="2" w:tplc="8540861C">
      <w:numFmt w:val="decimal"/>
      <w:lvlText w:val=""/>
      <w:lvlJc w:val="left"/>
    </w:lvl>
    <w:lvl w:ilvl="3" w:tplc="67C68D22">
      <w:numFmt w:val="decimal"/>
      <w:lvlText w:val=""/>
      <w:lvlJc w:val="left"/>
    </w:lvl>
    <w:lvl w:ilvl="4" w:tplc="E47AC3DA">
      <w:numFmt w:val="decimal"/>
      <w:lvlText w:val=""/>
      <w:lvlJc w:val="left"/>
    </w:lvl>
    <w:lvl w:ilvl="5" w:tplc="05C6E472">
      <w:numFmt w:val="decimal"/>
      <w:lvlText w:val=""/>
      <w:lvlJc w:val="left"/>
    </w:lvl>
    <w:lvl w:ilvl="6" w:tplc="AA08872C">
      <w:numFmt w:val="decimal"/>
      <w:lvlText w:val=""/>
      <w:lvlJc w:val="left"/>
    </w:lvl>
    <w:lvl w:ilvl="7" w:tplc="4AD06914">
      <w:numFmt w:val="decimal"/>
      <w:lvlText w:val=""/>
      <w:lvlJc w:val="left"/>
    </w:lvl>
    <w:lvl w:ilvl="8" w:tplc="AD668E1E">
      <w:numFmt w:val="decimal"/>
      <w:lvlText w:val=""/>
      <w:lvlJc w:val="left"/>
    </w:lvl>
  </w:abstractNum>
  <w:abstractNum w:abstractNumId="11" w15:restartNumberingAfterBreak="0">
    <w:nsid w:val="05146F02"/>
    <w:multiLevelType w:val="multilevel"/>
    <w:tmpl w:val="CD0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B6871"/>
    <w:multiLevelType w:val="hybridMultilevel"/>
    <w:tmpl w:val="4DB8E206"/>
    <w:lvl w:ilvl="0" w:tplc="9ED28D2A">
      <w:start w:val="1"/>
      <w:numFmt w:val="decimal"/>
      <w:lvlText w:val="%1."/>
      <w:lvlJc w:val="left"/>
      <w:pPr>
        <w:tabs>
          <w:tab w:val="num" w:pos="1080"/>
        </w:tabs>
        <w:ind w:left="720" w:hanging="360"/>
      </w:pPr>
      <w:rPr>
        <w:b/>
        <w:bCs/>
      </w:rPr>
    </w:lvl>
    <w:lvl w:ilvl="1" w:tplc="153E6BB4">
      <w:numFmt w:val="decimal"/>
      <w:lvlText w:val=""/>
      <w:lvlJc w:val="left"/>
    </w:lvl>
    <w:lvl w:ilvl="2" w:tplc="3B06B930">
      <w:numFmt w:val="decimal"/>
      <w:lvlText w:val=""/>
      <w:lvlJc w:val="left"/>
    </w:lvl>
    <w:lvl w:ilvl="3" w:tplc="08760F10">
      <w:numFmt w:val="decimal"/>
      <w:lvlText w:val=""/>
      <w:lvlJc w:val="left"/>
    </w:lvl>
    <w:lvl w:ilvl="4" w:tplc="59D806DE">
      <w:numFmt w:val="decimal"/>
      <w:lvlText w:val=""/>
      <w:lvlJc w:val="left"/>
    </w:lvl>
    <w:lvl w:ilvl="5" w:tplc="C9F0A608">
      <w:numFmt w:val="decimal"/>
      <w:lvlText w:val=""/>
      <w:lvlJc w:val="left"/>
    </w:lvl>
    <w:lvl w:ilvl="6" w:tplc="15722580">
      <w:numFmt w:val="decimal"/>
      <w:lvlText w:val=""/>
      <w:lvlJc w:val="left"/>
    </w:lvl>
    <w:lvl w:ilvl="7" w:tplc="FBEA0CF0">
      <w:numFmt w:val="decimal"/>
      <w:lvlText w:val=""/>
      <w:lvlJc w:val="left"/>
    </w:lvl>
    <w:lvl w:ilvl="8" w:tplc="BE208CB8">
      <w:numFmt w:val="decimal"/>
      <w:lvlText w:val=""/>
      <w:lvlJc w:val="left"/>
    </w:lvl>
  </w:abstractNum>
  <w:abstractNum w:abstractNumId="13" w15:restartNumberingAfterBreak="0">
    <w:nsid w:val="08443A56"/>
    <w:multiLevelType w:val="hybridMultilevel"/>
    <w:tmpl w:val="CB96F19A"/>
    <w:lvl w:ilvl="0" w:tplc="2FE48CF4">
      <w:start w:val="1"/>
      <w:numFmt w:val="lowerLetter"/>
      <w:lvlText w:val="%1)"/>
      <w:lvlJc w:val="left"/>
      <w:pPr>
        <w:ind w:left="720" w:hanging="360"/>
      </w:pPr>
      <w:rPr>
        <w:rFonts w:ascii="Times New Roman" w:hAnsi="Times New Roman" w:cs="Times New Roman" w:hint="default"/>
        <w:sz w:val="32"/>
        <w:szCs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8BE0A27"/>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5A6503"/>
    <w:multiLevelType w:val="hybridMultilevel"/>
    <w:tmpl w:val="E9A4FDDE"/>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9F769F0"/>
    <w:multiLevelType w:val="hybridMultilevel"/>
    <w:tmpl w:val="41EECE2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C124464"/>
    <w:multiLevelType w:val="hybridMultilevel"/>
    <w:tmpl w:val="78BC67F4"/>
    <w:lvl w:ilvl="0" w:tplc="9020B1E4">
      <w:start w:val="94"/>
      <w:numFmt w:val="decimal"/>
      <w:lvlText w:val="Bài %1."/>
      <w:lvlJc w:val="right"/>
      <w:pPr>
        <w:ind w:left="720" w:hanging="360"/>
      </w:pPr>
      <w:rPr>
        <w:rFonts w:hint="default"/>
        <w:b/>
        <w:i w:val="0"/>
        <w:caps w:val="0"/>
        <w:strike w:val="0"/>
        <w:dstrike w:val="0"/>
        <w:shadow w:val="0"/>
        <w:emboss w:val="0"/>
        <w:imprint w:val="0"/>
        <w:vanish w:val="0"/>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397DE5"/>
    <w:multiLevelType w:val="hybridMultilevel"/>
    <w:tmpl w:val="06D8EA60"/>
    <w:lvl w:ilvl="0" w:tplc="04090009">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9" w15:restartNumberingAfterBreak="0">
    <w:nsid w:val="0EA915A9"/>
    <w:multiLevelType w:val="hybridMultilevel"/>
    <w:tmpl w:val="6B481D3E"/>
    <w:lvl w:ilvl="0" w:tplc="A930460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F1A0343"/>
    <w:multiLevelType w:val="hybridMultilevel"/>
    <w:tmpl w:val="88BC0BBC"/>
    <w:lvl w:ilvl="0" w:tplc="900CA47E">
      <w:start w:val="1"/>
      <w:numFmt w:val="lowerLetter"/>
      <w:lvlText w:val="%1)"/>
      <w:lvlJc w:val="left"/>
      <w:pPr>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0F22486D"/>
    <w:multiLevelType w:val="hybridMultilevel"/>
    <w:tmpl w:val="310C0DF8"/>
    <w:lvl w:ilvl="0" w:tplc="5C6E6D9A">
      <w:start w:val="1"/>
      <w:numFmt w:val="lowerLetter"/>
      <w:lvlText w:val="%1)"/>
      <w:lvlJc w:val="left"/>
      <w:pPr>
        <w:ind w:left="561" w:hanging="331"/>
      </w:pPr>
      <w:rPr>
        <w:rFonts w:ascii="Times New Roman" w:eastAsia="Times New Roman" w:hAnsi="Times New Roman" w:cs="Times New Roman" w:hint="default"/>
        <w:spacing w:val="0"/>
        <w:w w:val="100"/>
        <w:sz w:val="26"/>
        <w:szCs w:val="26"/>
        <w:lang w:val="vi" w:eastAsia="en-US" w:bidi="ar-SA"/>
      </w:rPr>
    </w:lvl>
    <w:lvl w:ilvl="1" w:tplc="C1E6240E">
      <w:numFmt w:val="bullet"/>
      <w:lvlText w:val="•"/>
      <w:lvlJc w:val="left"/>
      <w:pPr>
        <w:ind w:left="1640" w:hanging="331"/>
      </w:pPr>
      <w:rPr>
        <w:rFonts w:hint="default"/>
        <w:lang w:val="vi" w:eastAsia="en-US" w:bidi="ar-SA"/>
      </w:rPr>
    </w:lvl>
    <w:lvl w:ilvl="2" w:tplc="88CA52EA">
      <w:numFmt w:val="bullet"/>
      <w:lvlText w:val="•"/>
      <w:lvlJc w:val="left"/>
      <w:pPr>
        <w:ind w:left="2720" w:hanging="331"/>
      </w:pPr>
      <w:rPr>
        <w:rFonts w:hint="default"/>
        <w:lang w:val="vi" w:eastAsia="en-US" w:bidi="ar-SA"/>
      </w:rPr>
    </w:lvl>
    <w:lvl w:ilvl="3" w:tplc="4BDA4088">
      <w:numFmt w:val="bullet"/>
      <w:lvlText w:val="•"/>
      <w:lvlJc w:val="left"/>
      <w:pPr>
        <w:ind w:left="3800" w:hanging="331"/>
      </w:pPr>
      <w:rPr>
        <w:rFonts w:hint="default"/>
        <w:lang w:val="vi" w:eastAsia="en-US" w:bidi="ar-SA"/>
      </w:rPr>
    </w:lvl>
    <w:lvl w:ilvl="4" w:tplc="1158C17C">
      <w:numFmt w:val="bullet"/>
      <w:lvlText w:val="•"/>
      <w:lvlJc w:val="left"/>
      <w:pPr>
        <w:ind w:left="4880" w:hanging="331"/>
      </w:pPr>
      <w:rPr>
        <w:rFonts w:hint="default"/>
        <w:lang w:val="vi" w:eastAsia="en-US" w:bidi="ar-SA"/>
      </w:rPr>
    </w:lvl>
    <w:lvl w:ilvl="5" w:tplc="5394B5AA">
      <w:numFmt w:val="bullet"/>
      <w:lvlText w:val="•"/>
      <w:lvlJc w:val="left"/>
      <w:pPr>
        <w:ind w:left="5960" w:hanging="331"/>
      </w:pPr>
      <w:rPr>
        <w:rFonts w:hint="default"/>
        <w:lang w:val="vi" w:eastAsia="en-US" w:bidi="ar-SA"/>
      </w:rPr>
    </w:lvl>
    <w:lvl w:ilvl="6" w:tplc="ECA28B82">
      <w:numFmt w:val="bullet"/>
      <w:lvlText w:val="•"/>
      <w:lvlJc w:val="left"/>
      <w:pPr>
        <w:ind w:left="7040" w:hanging="331"/>
      </w:pPr>
      <w:rPr>
        <w:rFonts w:hint="default"/>
        <w:lang w:val="vi" w:eastAsia="en-US" w:bidi="ar-SA"/>
      </w:rPr>
    </w:lvl>
    <w:lvl w:ilvl="7" w:tplc="65060D5A">
      <w:numFmt w:val="bullet"/>
      <w:lvlText w:val="•"/>
      <w:lvlJc w:val="left"/>
      <w:pPr>
        <w:ind w:left="8120" w:hanging="331"/>
      </w:pPr>
      <w:rPr>
        <w:rFonts w:hint="default"/>
        <w:lang w:val="vi" w:eastAsia="en-US" w:bidi="ar-SA"/>
      </w:rPr>
    </w:lvl>
    <w:lvl w:ilvl="8" w:tplc="ABB4BADC">
      <w:numFmt w:val="bullet"/>
      <w:lvlText w:val="•"/>
      <w:lvlJc w:val="left"/>
      <w:pPr>
        <w:ind w:left="9200" w:hanging="331"/>
      </w:pPr>
      <w:rPr>
        <w:rFonts w:hint="default"/>
        <w:lang w:val="vi" w:eastAsia="en-US" w:bidi="ar-SA"/>
      </w:rPr>
    </w:lvl>
  </w:abstractNum>
  <w:abstractNum w:abstractNumId="22" w15:restartNumberingAfterBreak="0">
    <w:nsid w:val="0F4B6186"/>
    <w:multiLevelType w:val="hybridMultilevel"/>
    <w:tmpl w:val="F5B01F30"/>
    <w:lvl w:ilvl="0" w:tplc="B95C9CCC">
      <w:start w:val="1"/>
      <w:numFmt w:val="decimal"/>
      <w:lvlText w:val="Bài %1."/>
      <w:lvlJc w:val="left"/>
      <w:pPr>
        <w:ind w:left="720" w:hanging="360"/>
      </w:pPr>
      <w:rPr>
        <w:rFonts w:hint="default"/>
        <w:b/>
        <w:i w:val="0"/>
        <w:caps w:val="0"/>
        <w:strike w:val="0"/>
        <w:dstrike w:val="0"/>
        <w:shadow w:val="0"/>
        <w:emboss w:val="0"/>
        <w:imprint w:val="0"/>
        <w:vanish w:val="0"/>
        <w:sz w:val="26"/>
        <w:szCs w:val="26"/>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6550B9"/>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0362180"/>
    <w:multiLevelType w:val="multilevel"/>
    <w:tmpl w:val="C04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E254B"/>
    <w:multiLevelType w:val="hybridMultilevel"/>
    <w:tmpl w:val="E6CE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7D1C51"/>
    <w:multiLevelType w:val="hybridMultilevel"/>
    <w:tmpl w:val="0DF6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A60AF7"/>
    <w:multiLevelType w:val="hybridMultilevel"/>
    <w:tmpl w:val="6B52BC38"/>
    <w:lvl w:ilvl="0" w:tplc="FFFFFFFF">
      <w:start w:val="1"/>
      <w:numFmt w:val="lowerLetter"/>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13C6379D"/>
    <w:multiLevelType w:val="hybridMultilevel"/>
    <w:tmpl w:val="2974CD80"/>
    <w:lvl w:ilvl="0" w:tplc="04090017">
      <w:start w:val="1"/>
      <w:numFmt w:val="lowerLetter"/>
      <w:lvlText w:val="%1)"/>
      <w:lvlJc w:val="left"/>
      <w:pPr>
        <w:tabs>
          <w:tab w:val="num" w:pos="1080"/>
        </w:tabs>
        <w:ind w:left="720" w:hanging="360"/>
      </w:pPr>
    </w:lvl>
    <w:lvl w:ilvl="1" w:tplc="B2FAD4C6">
      <w:numFmt w:val="decimal"/>
      <w:lvlText w:val=""/>
      <w:lvlJc w:val="left"/>
    </w:lvl>
    <w:lvl w:ilvl="2" w:tplc="665674A8">
      <w:numFmt w:val="decimal"/>
      <w:lvlText w:val=""/>
      <w:lvlJc w:val="left"/>
    </w:lvl>
    <w:lvl w:ilvl="3" w:tplc="EEE42020">
      <w:numFmt w:val="decimal"/>
      <w:lvlText w:val=""/>
      <w:lvlJc w:val="left"/>
    </w:lvl>
    <w:lvl w:ilvl="4" w:tplc="B6A0A7CA">
      <w:numFmt w:val="decimal"/>
      <w:lvlText w:val=""/>
      <w:lvlJc w:val="left"/>
    </w:lvl>
    <w:lvl w:ilvl="5" w:tplc="9E349F54">
      <w:numFmt w:val="decimal"/>
      <w:lvlText w:val=""/>
      <w:lvlJc w:val="left"/>
    </w:lvl>
    <w:lvl w:ilvl="6" w:tplc="D7FA2494">
      <w:numFmt w:val="decimal"/>
      <w:lvlText w:val=""/>
      <w:lvlJc w:val="left"/>
    </w:lvl>
    <w:lvl w:ilvl="7" w:tplc="B9D47900">
      <w:numFmt w:val="decimal"/>
      <w:lvlText w:val=""/>
      <w:lvlJc w:val="left"/>
    </w:lvl>
    <w:lvl w:ilvl="8" w:tplc="961AE7D4">
      <w:numFmt w:val="decimal"/>
      <w:lvlText w:val=""/>
      <w:lvlJc w:val="left"/>
    </w:lvl>
  </w:abstractNum>
  <w:abstractNum w:abstractNumId="29" w15:restartNumberingAfterBreak="0">
    <w:nsid w:val="13D34874"/>
    <w:multiLevelType w:val="hybridMultilevel"/>
    <w:tmpl w:val="991E9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083495"/>
    <w:multiLevelType w:val="hybridMultilevel"/>
    <w:tmpl w:val="9C2823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7001D8"/>
    <w:multiLevelType w:val="hybridMultilevel"/>
    <w:tmpl w:val="E11C8C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89398B"/>
    <w:multiLevelType w:val="multilevel"/>
    <w:tmpl w:val="0A56F9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52071"/>
    <w:multiLevelType w:val="hybridMultilevel"/>
    <w:tmpl w:val="61F8FF80"/>
    <w:lvl w:ilvl="0" w:tplc="8278C0F6">
      <w:start w:val="42"/>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BD6DBE"/>
    <w:multiLevelType w:val="hybridMultilevel"/>
    <w:tmpl w:val="229ADDAE"/>
    <w:lvl w:ilvl="0" w:tplc="D8D05520">
      <w:start w:val="1"/>
      <w:numFmt w:val="lowerLetter"/>
      <w:lvlText w:val="%1)"/>
      <w:lvlJc w:val="left"/>
      <w:pPr>
        <w:ind w:left="561" w:hanging="332"/>
      </w:pPr>
      <w:rPr>
        <w:rFonts w:ascii="Palatino Linotype" w:eastAsia="Times New Roman" w:hAnsi="Palatino Linotype" w:cs="Times New Roman" w:hint="default"/>
        <w:spacing w:val="0"/>
        <w:w w:val="100"/>
        <w:sz w:val="26"/>
        <w:szCs w:val="26"/>
        <w:lang w:val="vi" w:eastAsia="en-US" w:bidi="ar-SA"/>
      </w:rPr>
    </w:lvl>
    <w:lvl w:ilvl="1" w:tplc="E41EEF68">
      <w:numFmt w:val="bullet"/>
      <w:lvlText w:val="•"/>
      <w:lvlJc w:val="left"/>
      <w:pPr>
        <w:ind w:left="1640" w:hanging="332"/>
      </w:pPr>
      <w:rPr>
        <w:rFonts w:hint="default"/>
        <w:lang w:val="vi" w:eastAsia="en-US" w:bidi="ar-SA"/>
      </w:rPr>
    </w:lvl>
    <w:lvl w:ilvl="2" w:tplc="3084BA08">
      <w:numFmt w:val="bullet"/>
      <w:lvlText w:val="•"/>
      <w:lvlJc w:val="left"/>
      <w:pPr>
        <w:ind w:left="2720" w:hanging="332"/>
      </w:pPr>
      <w:rPr>
        <w:rFonts w:hint="default"/>
        <w:lang w:val="vi" w:eastAsia="en-US" w:bidi="ar-SA"/>
      </w:rPr>
    </w:lvl>
    <w:lvl w:ilvl="3" w:tplc="5156A272">
      <w:numFmt w:val="bullet"/>
      <w:lvlText w:val="•"/>
      <w:lvlJc w:val="left"/>
      <w:pPr>
        <w:ind w:left="3800" w:hanging="332"/>
      </w:pPr>
      <w:rPr>
        <w:rFonts w:hint="default"/>
        <w:lang w:val="vi" w:eastAsia="en-US" w:bidi="ar-SA"/>
      </w:rPr>
    </w:lvl>
    <w:lvl w:ilvl="4" w:tplc="8DA67E98">
      <w:numFmt w:val="bullet"/>
      <w:lvlText w:val="•"/>
      <w:lvlJc w:val="left"/>
      <w:pPr>
        <w:ind w:left="4880" w:hanging="332"/>
      </w:pPr>
      <w:rPr>
        <w:rFonts w:hint="default"/>
        <w:lang w:val="vi" w:eastAsia="en-US" w:bidi="ar-SA"/>
      </w:rPr>
    </w:lvl>
    <w:lvl w:ilvl="5" w:tplc="1A6015EE">
      <w:numFmt w:val="bullet"/>
      <w:lvlText w:val="•"/>
      <w:lvlJc w:val="left"/>
      <w:pPr>
        <w:ind w:left="5960" w:hanging="332"/>
      </w:pPr>
      <w:rPr>
        <w:rFonts w:hint="default"/>
        <w:lang w:val="vi" w:eastAsia="en-US" w:bidi="ar-SA"/>
      </w:rPr>
    </w:lvl>
    <w:lvl w:ilvl="6" w:tplc="B93A56E0">
      <w:numFmt w:val="bullet"/>
      <w:lvlText w:val="•"/>
      <w:lvlJc w:val="left"/>
      <w:pPr>
        <w:ind w:left="7040" w:hanging="332"/>
      </w:pPr>
      <w:rPr>
        <w:rFonts w:hint="default"/>
        <w:lang w:val="vi" w:eastAsia="en-US" w:bidi="ar-SA"/>
      </w:rPr>
    </w:lvl>
    <w:lvl w:ilvl="7" w:tplc="280CC0A4">
      <w:numFmt w:val="bullet"/>
      <w:lvlText w:val="•"/>
      <w:lvlJc w:val="left"/>
      <w:pPr>
        <w:ind w:left="8120" w:hanging="332"/>
      </w:pPr>
      <w:rPr>
        <w:rFonts w:hint="default"/>
        <w:lang w:val="vi" w:eastAsia="en-US" w:bidi="ar-SA"/>
      </w:rPr>
    </w:lvl>
    <w:lvl w:ilvl="8" w:tplc="FBF6904A">
      <w:numFmt w:val="bullet"/>
      <w:lvlText w:val="•"/>
      <w:lvlJc w:val="left"/>
      <w:pPr>
        <w:ind w:left="9200" w:hanging="332"/>
      </w:pPr>
      <w:rPr>
        <w:rFonts w:hint="default"/>
        <w:lang w:val="vi" w:eastAsia="en-US" w:bidi="ar-SA"/>
      </w:rPr>
    </w:lvl>
  </w:abstractNum>
  <w:abstractNum w:abstractNumId="35" w15:restartNumberingAfterBreak="0">
    <w:nsid w:val="1808251B"/>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B105C6F"/>
    <w:multiLevelType w:val="multilevel"/>
    <w:tmpl w:val="9C9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100C9"/>
    <w:multiLevelType w:val="multilevel"/>
    <w:tmpl w:val="9A3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2326F9"/>
    <w:multiLevelType w:val="hybridMultilevel"/>
    <w:tmpl w:val="B9906008"/>
    <w:lvl w:ilvl="0" w:tplc="89E8FA5C">
      <w:start w:val="1"/>
      <w:numFmt w:val="lowerLetter"/>
      <w:lvlText w:val="%1)"/>
      <w:lvlJc w:val="left"/>
      <w:pPr>
        <w:ind w:left="561" w:hanging="331"/>
      </w:pPr>
      <w:rPr>
        <w:rFonts w:hint="default"/>
        <w:spacing w:val="0"/>
        <w:w w:val="100"/>
        <w:sz w:val="26"/>
        <w:szCs w:val="26"/>
        <w:lang w:val="vi" w:eastAsia="en-US" w:bidi="ar-SA"/>
      </w:rPr>
    </w:lvl>
    <w:lvl w:ilvl="1" w:tplc="BFA6F1D6">
      <w:numFmt w:val="bullet"/>
      <w:lvlText w:val="•"/>
      <w:lvlJc w:val="left"/>
      <w:pPr>
        <w:ind w:left="1640" w:hanging="331"/>
      </w:pPr>
      <w:rPr>
        <w:rFonts w:hint="default"/>
        <w:lang w:val="vi" w:eastAsia="en-US" w:bidi="ar-SA"/>
      </w:rPr>
    </w:lvl>
    <w:lvl w:ilvl="2" w:tplc="698226F0">
      <w:numFmt w:val="bullet"/>
      <w:lvlText w:val="•"/>
      <w:lvlJc w:val="left"/>
      <w:pPr>
        <w:ind w:left="2720" w:hanging="331"/>
      </w:pPr>
      <w:rPr>
        <w:rFonts w:hint="default"/>
        <w:lang w:val="vi" w:eastAsia="en-US" w:bidi="ar-SA"/>
      </w:rPr>
    </w:lvl>
    <w:lvl w:ilvl="3" w:tplc="1E98099A">
      <w:numFmt w:val="bullet"/>
      <w:lvlText w:val="•"/>
      <w:lvlJc w:val="left"/>
      <w:pPr>
        <w:ind w:left="3800" w:hanging="331"/>
      </w:pPr>
      <w:rPr>
        <w:rFonts w:hint="default"/>
        <w:lang w:val="vi" w:eastAsia="en-US" w:bidi="ar-SA"/>
      </w:rPr>
    </w:lvl>
    <w:lvl w:ilvl="4" w:tplc="9702C210">
      <w:numFmt w:val="bullet"/>
      <w:lvlText w:val="•"/>
      <w:lvlJc w:val="left"/>
      <w:pPr>
        <w:ind w:left="4880" w:hanging="331"/>
      </w:pPr>
      <w:rPr>
        <w:rFonts w:hint="default"/>
        <w:lang w:val="vi" w:eastAsia="en-US" w:bidi="ar-SA"/>
      </w:rPr>
    </w:lvl>
    <w:lvl w:ilvl="5" w:tplc="84AC1EB8">
      <w:numFmt w:val="bullet"/>
      <w:lvlText w:val="•"/>
      <w:lvlJc w:val="left"/>
      <w:pPr>
        <w:ind w:left="5960" w:hanging="331"/>
      </w:pPr>
      <w:rPr>
        <w:rFonts w:hint="default"/>
        <w:lang w:val="vi" w:eastAsia="en-US" w:bidi="ar-SA"/>
      </w:rPr>
    </w:lvl>
    <w:lvl w:ilvl="6" w:tplc="E996A57A">
      <w:numFmt w:val="bullet"/>
      <w:lvlText w:val="•"/>
      <w:lvlJc w:val="left"/>
      <w:pPr>
        <w:ind w:left="7040" w:hanging="331"/>
      </w:pPr>
      <w:rPr>
        <w:rFonts w:hint="default"/>
        <w:lang w:val="vi" w:eastAsia="en-US" w:bidi="ar-SA"/>
      </w:rPr>
    </w:lvl>
    <w:lvl w:ilvl="7" w:tplc="B228431C">
      <w:numFmt w:val="bullet"/>
      <w:lvlText w:val="•"/>
      <w:lvlJc w:val="left"/>
      <w:pPr>
        <w:ind w:left="8120" w:hanging="331"/>
      </w:pPr>
      <w:rPr>
        <w:rFonts w:hint="default"/>
        <w:lang w:val="vi" w:eastAsia="en-US" w:bidi="ar-SA"/>
      </w:rPr>
    </w:lvl>
    <w:lvl w:ilvl="8" w:tplc="045CA5FE">
      <w:numFmt w:val="bullet"/>
      <w:lvlText w:val="•"/>
      <w:lvlJc w:val="left"/>
      <w:pPr>
        <w:ind w:left="9200" w:hanging="331"/>
      </w:pPr>
      <w:rPr>
        <w:rFonts w:hint="default"/>
        <w:lang w:val="vi" w:eastAsia="en-US" w:bidi="ar-SA"/>
      </w:rPr>
    </w:lvl>
  </w:abstractNum>
  <w:abstractNum w:abstractNumId="39" w15:restartNumberingAfterBreak="0">
    <w:nsid w:val="1C3F6434"/>
    <w:multiLevelType w:val="hybridMultilevel"/>
    <w:tmpl w:val="523E9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786DC1"/>
    <w:multiLevelType w:val="hybridMultilevel"/>
    <w:tmpl w:val="93E4F9B0"/>
    <w:lvl w:ilvl="0" w:tplc="9ABCA25A">
      <w:start w:val="1"/>
      <w:numFmt w:val="bullet"/>
      <w:lvlText w:val=""/>
      <w:lvlJc w:val="left"/>
      <w:pPr>
        <w:tabs>
          <w:tab w:val="num" w:pos="1080"/>
        </w:tabs>
        <w:ind w:left="720" w:hanging="360"/>
      </w:pPr>
      <w:rPr>
        <w:rFonts w:ascii="Symbol" w:hAnsi="Symbol" w:hint="default"/>
      </w:rPr>
    </w:lvl>
    <w:lvl w:ilvl="1" w:tplc="C68ED1E2">
      <w:numFmt w:val="decimal"/>
      <w:lvlText w:val=""/>
      <w:lvlJc w:val="left"/>
    </w:lvl>
    <w:lvl w:ilvl="2" w:tplc="8034BB62">
      <w:numFmt w:val="decimal"/>
      <w:lvlText w:val=""/>
      <w:lvlJc w:val="left"/>
    </w:lvl>
    <w:lvl w:ilvl="3" w:tplc="1952B9BA">
      <w:numFmt w:val="decimal"/>
      <w:lvlText w:val=""/>
      <w:lvlJc w:val="left"/>
    </w:lvl>
    <w:lvl w:ilvl="4" w:tplc="BD26EE78">
      <w:numFmt w:val="decimal"/>
      <w:lvlText w:val=""/>
      <w:lvlJc w:val="left"/>
    </w:lvl>
    <w:lvl w:ilvl="5" w:tplc="111499C6">
      <w:numFmt w:val="decimal"/>
      <w:lvlText w:val=""/>
      <w:lvlJc w:val="left"/>
    </w:lvl>
    <w:lvl w:ilvl="6" w:tplc="C6E61322">
      <w:numFmt w:val="decimal"/>
      <w:lvlText w:val=""/>
      <w:lvlJc w:val="left"/>
    </w:lvl>
    <w:lvl w:ilvl="7" w:tplc="44CCBF0C">
      <w:numFmt w:val="decimal"/>
      <w:lvlText w:val=""/>
      <w:lvlJc w:val="left"/>
    </w:lvl>
    <w:lvl w:ilvl="8" w:tplc="BC1CEF9E">
      <w:numFmt w:val="decimal"/>
      <w:lvlText w:val=""/>
      <w:lvlJc w:val="left"/>
    </w:lvl>
  </w:abstractNum>
  <w:abstractNum w:abstractNumId="41" w15:restartNumberingAfterBreak="0">
    <w:nsid w:val="1C8965FA"/>
    <w:multiLevelType w:val="hybridMultilevel"/>
    <w:tmpl w:val="537C0D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1D3C3AE7"/>
    <w:multiLevelType w:val="hybridMultilevel"/>
    <w:tmpl w:val="D28E4798"/>
    <w:lvl w:ilvl="0" w:tplc="1E807EAE">
      <w:start w:val="1"/>
      <w:numFmt w:val="decimal"/>
      <w:lvlText w:val="Bài %1."/>
      <w:lvlJc w:val="left"/>
      <w:pPr>
        <w:ind w:left="720" w:hanging="360"/>
      </w:pPr>
      <w:rPr>
        <w:rFonts w:hint="default"/>
        <w:b/>
        <w:i w:val="0"/>
        <w:caps w:val="0"/>
        <w:strike w:val="0"/>
        <w:dstrike w:val="0"/>
        <w:shadow w:val="0"/>
        <w:emboss w:val="0"/>
        <w:imprint w:val="0"/>
        <w:vanish w:val="0"/>
        <w:sz w:val="24"/>
        <w:szCs w:val="24"/>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1E4A3FD1"/>
    <w:multiLevelType w:val="hybridMultilevel"/>
    <w:tmpl w:val="F7E8397E"/>
    <w:lvl w:ilvl="0" w:tplc="0409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4" w15:restartNumberingAfterBreak="0">
    <w:nsid w:val="1F2E6C42"/>
    <w:multiLevelType w:val="hybridMultilevel"/>
    <w:tmpl w:val="BE902F0A"/>
    <w:lvl w:ilvl="0" w:tplc="FA6216E2">
      <w:start w:val="1"/>
      <w:numFmt w:val="decimal"/>
      <w:lvlText w:val="%1."/>
      <w:lvlJc w:val="left"/>
      <w:pPr>
        <w:tabs>
          <w:tab w:val="num" w:pos="1080"/>
        </w:tabs>
        <w:ind w:left="720" w:hanging="360"/>
      </w:pPr>
    </w:lvl>
    <w:lvl w:ilvl="1" w:tplc="309E96DA">
      <w:numFmt w:val="decimal"/>
      <w:lvlText w:val=""/>
      <w:lvlJc w:val="left"/>
    </w:lvl>
    <w:lvl w:ilvl="2" w:tplc="AFB06C12">
      <w:numFmt w:val="decimal"/>
      <w:lvlText w:val=""/>
      <w:lvlJc w:val="left"/>
    </w:lvl>
    <w:lvl w:ilvl="3" w:tplc="53AC7B0A">
      <w:numFmt w:val="decimal"/>
      <w:lvlText w:val=""/>
      <w:lvlJc w:val="left"/>
    </w:lvl>
    <w:lvl w:ilvl="4" w:tplc="AA0E8EC0">
      <w:numFmt w:val="decimal"/>
      <w:lvlText w:val=""/>
      <w:lvlJc w:val="left"/>
    </w:lvl>
    <w:lvl w:ilvl="5" w:tplc="075CCF62">
      <w:numFmt w:val="decimal"/>
      <w:lvlText w:val=""/>
      <w:lvlJc w:val="left"/>
    </w:lvl>
    <w:lvl w:ilvl="6" w:tplc="94D893D4">
      <w:numFmt w:val="decimal"/>
      <w:lvlText w:val=""/>
      <w:lvlJc w:val="left"/>
    </w:lvl>
    <w:lvl w:ilvl="7" w:tplc="BF42EDB2">
      <w:numFmt w:val="decimal"/>
      <w:lvlText w:val=""/>
      <w:lvlJc w:val="left"/>
    </w:lvl>
    <w:lvl w:ilvl="8" w:tplc="6FDA8CD2">
      <w:numFmt w:val="decimal"/>
      <w:lvlText w:val=""/>
      <w:lvlJc w:val="left"/>
    </w:lvl>
  </w:abstractNum>
  <w:abstractNum w:abstractNumId="45" w15:restartNumberingAfterBreak="0">
    <w:nsid w:val="1F3609F3"/>
    <w:multiLevelType w:val="hybridMultilevel"/>
    <w:tmpl w:val="E5B6056E"/>
    <w:lvl w:ilvl="0" w:tplc="CBAE7CA4">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4BA0C31E">
      <w:numFmt w:val="bullet"/>
      <w:lvlText w:val="•"/>
      <w:lvlJc w:val="left"/>
      <w:pPr>
        <w:ind w:left="1640" w:hanging="331"/>
      </w:pPr>
      <w:rPr>
        <w:rFonts w:hint="default"/>
        <w:lang w:val="vi" w:eastAsia="en-US" w:bidi="ar-SA"/>
      </w:rPr>
    </w:lvl>
    <w:lvl w:ilvl="2" w:tplc="047C4232">
      <w:numFmt w:val="bullet"/>
      <w:lvlText w:val="•"/>
      <w:lvlJc w:val="left"/>
      <w:pPr>
        <w:ind w:left="2720" w:hanging="331"/>
      </w:pPr>
      <w:rPr>
        <w:rFonts w:hint="default"/>
        <w:lang w:val="vi" w:eastAsia="en-US" w:bidi="ar-SA"/>
      </w:rPr>
    </w:lvl>
    <w:lvl w:ilvl="3" w:tplc="0DBC646E">
      <w:numFmt w:val="bullet"/>
      <w:lvlText w:val="•"/>
      <w:lvlJc w:val="left"/>
      <w:pPr>
        <w:ind w:left="3800" w:hanging="331"/>
      </w:pPr>
      <w:rPr>
        <w:rFonts w:hint="default"/>
        <w:lang w:val="vi" w:eastAsia="en-US" w:bidi="ar-SA"/>
      </w:rPr>
    </w:lvl>
    <w:lvl w:ilvl="4" w:tplc="5E0EC422">
      <w:numFmt w:val="bullet"/>
      <w:lvlText w:val="•"/>
      <w:lvlJc w:val="left"/>
      <w:pPr>
        <w:ind w:left="4880" w:hanging="331"/>
      </w:pPr>
      <w:rPr>
        <w:rFonts w:hint="default"/>
        <w:lang w:val="vi" w:eastAsia="en-US" w:bidi="ar-SA"/>
      </w:rPr>
    </w:lvl>
    <w:lvl w:ilvl="5" w:tplc="FB661E1E">
      <w:numFmt w:val="bullet"/>
      <w:lvlText w:val="•"/>
      <w:lvlJc w:val="left"/>
      <w:pPr>
        <w:ind w:left="5960" w:hanging="331"/>
      </w:pPr>
      <w:rPr>
        <w:rFonts w:hint="default"/>
        <w:lang w:val="vi" w:eastAsia="en-US" w:bidi="ar-SA"/>
      </w:rPr>
    </w:lvl>
    <w:lvl w:ilvl="6" w:tplc="B4C0C330">
      <w:numFmt w:val="bullet"/>
      <w:lvlText w:val="•"/>
      <w:lvlJc w:val="left"/>
      <w:pPr>
        <w:ind w:left="7040" w:hanging="331"/>
      </w:pPr>
      <w:rPr>
        <w:rFonts w:hint="default"/>
        <w:lang w:val="vi" w:eastAsia="en-US" w:bidi="ar-SA"/>
      </w:rPr>
    </w:lvl>
    <w:lvl w:ilvl="7" w:tplc="B16C2ED8">
      <w:numFmt w:val="bullet"/>
      <w:lvlText w:val="•"/>
      <w:lvlJc w:val="left"/>
      <w:pPr>
        <w:ind w:left="8120" w:hanging="331"/>
      </w:pPr>
      <w:rPr>
        <w:rFonts w:hint="default"/>
        <w:lang w:val="vi" w:eastAsia="en-US" w:bidi="ar-SA"/>
      </w:rPr>
    </w:lvl>
    <w:lvl w:ilvl="8" w:tplc="88000AEE">
      <w:numFmt w:val="bullet"/>
      <w:lvlText w:val="•"/>
      <w:lvlJc w:val="left"/>
      <w:pPr>
        <w:ind w:left="9200" w:hanging="331"/>
      </w:pPr>
      <w:rPr>
        <w:rFonts w:hint="default"/>
        <w:lang w:val="vi" w:eastAsia="en-US" w:bidi="ar-SA"/>
      </w:rPr>
    </w:lvl>
  </w:abstractNum>
  <w:abstractNum w:abstractNumId="46" w15:restartNumberingAfterBreak="0">
    <w:nsid w:val="1F635424"/>
    <w:multiLevelType w:val="hybridMultilevel"/>
    <w:tmpl w:val="F59E5D58"/>
    <w:lvl w:ilvl="0" w:tplc="9836E662">
      <w:numFmt w:val="bullet"/>
      <w:lvlText w:val="-"/>
      <w:lvlJc w:val="left"/>
      <w:pPr>
        <w:ind w:left="720" w:hanging="360"/>
      </w:pPr>
      <w:rPr>
        <w:rFonts w:ascii="Palatino Linotype" w:eastAsiaTheme="minorHAnsi" w:hAnsi="Palatino Lino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C75F53"/>
    <w:multiLevelType w:val="multilevel"/>
    <w:tmpl w:val="810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093011"/>
    <w:multiLevelType w:val="multilevel"/>
    <w:tmpl w:val="75E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A6CAA"/>
    <w:multiLevelType w:val="hybridMultilevel"/>
    <w:tmpl w:val="0024A572"/>
    <w:lvl w:ilvl="0" w:tplc="A2088F70">
      <w:start w:val="8"/>
      <w:numFmt w:val="decimal"/>
      <w:lvlText w:val="Bài %1."/>
      <w:lvlJc w:val="right"/>
      <w:pPr>
        <w:ind w:left="720" w:hanging="360"/>
      </w:pPr>
      <w:rPr>
        <w:rFonts w:hint="default"/>
        <w:b/>
        <w:i w:val="0"/>
        <w:caps w:val="0"/>
        <w:strike w:val="0"/>
        <w:dstrike w:val="0"/>
        <w:shadow w:val="0"/>
        <w:emboss w:val="0"/>
        <w:imprint w:val="0"/>
        <w:vanish w:val="0"/>
        <w:sz w:val="26"/>
        <w:szCs w:val="26"/>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20840E22"/>
    <w:multiLevelType w:val="hybridMultilevel"/>
    <w:tmpl w:val="B0F89250"/>
    <w:lvl w:ilvl="0" w:tplc="A32E9A92">
      <w:start w:val="1"/>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16D0A62"/>
    <w:multiLevelType w:val="hybridMultilevel"/>
    <w:tmpl w:val="65C83B1C"/>
    <w:lvl w:ilvl="0" w:tplc="EB84BA94">
      <w:start w:val="1"/>
      <w:numFmt w:val="lowerLetter"/>
      <w:lvlText w:val="%1)"/>
      <w:lvlJc w:val="left"/>
      <w:pPr>
        <w:ind w:left="720" w:hanging="360"/>
      </w:pPr>
      <w:rPr>
        <w:rFonts w:ascii="Cambria Math" w:hAnsi="Cambria Math"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E02305"/>
    <w:multiLevelType w:val="hybridMultilevel"/>
    <w:tmpl w:val="D6FE4814"/>
    <w:lvl w:ilvl="0" w:tplc="FFFFFFFF">
      <w:start w:val="1"/>
      <w:numFmt w:val="lowerLetter"/>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237B5859"/>
    <w:multiLevelType w:val="hybridMultilevel"/>
    <w:tmpl w:val="1B1EB5D6"/>
    <w:lvl w:ilvl="0" w:tplc="71A06416">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C5DAAF2E">
      <w:numFmt w:val="bullet"/>
      <w:lvlText w:val="•"/>
      <w:lvlJc w:val="left"/>
      <w:pPr>
        <w:ind w:left="1640" w:hanging="331"/>
      </w:pPr>
      <w:rPr>
        <w:rFonts w:hint="default"/>
        <w:lang w:val="vi" w:eastAsia="en-US" w:bidi="ar-SA"/>
      </w:rPr>
    </w:lvl>
    <w:lvl w:ilvl="2" w:tplc="17CAE3B4">
      <w:numFmt w:val="bullet"/>
      <w:lvlText w:val="•"/>
      <w:lvlJc w:val="left"/>
      <w:pPr>
        <w:ind w:left="2720" w:hanging="331"/>
      </w:pPr>
      <w:rPr>
        <w:rFonts w:hint="default"/>
        <w:lang w:val="vi" w:eastAsia="en-US" w:bidi="ar-SA"/>
      </w:rPr>
    </w:lvl>
    <w:lvl w:ilvl="3" w:tplc="EE860C38">
      <w:numFmt w:val="bullet"/>
      <w:lvlText w:val="•"/>
      <w:lvlJc w:val="left"/>
      <w:pPr>
        <w:ind w:left="3800" w:hanging="331"/>
      </w:pPr>
      <w:rPr>
        <w:rFonts w:hint="default"/>
        <w:lang w:val="vi" w:eastAsia="en-US" w:bidi="ar-SA"/>
      </w:rPr>
    </w:lvl>
    <w:lvl w:ilvl="4" w:tplc="2F289E0E">
      <w:numFmt w:val="bullet"/>
      <w:lvlText w:val="•"/>
      <w:lvlJc w:val="left"/>
      <w:pPr>
        <w:ind w:left="4880" w:hanging="331"/>
      </w:pPr>
      <w:rPr>
        <w:rFonts w:hint="default"/>
        <w:lang w:val="vi" w:eastAsia="en-US" w:bidi="ar-SA"/>
      </w:rPr>
    </w:lvl>
    <w:lvl w:ilvl="5" w:tplc="0ED8E4EE">
      <w:numFmt w:val="bullet"/>
      <w:lvlText w:val="•"/>
      <w:lvlJc w:val="left"/>
      <w:pPr>
        <w:ind w:left="5960" w:hanging="331"/>
      </w:pPr>
      <w:rPr>
        <w:rFonts w:hint="default"/>
        <w:lang w:val="vi" w:eastAsia="en-US" w:bidi="ar-SA"/>
      </w:rPr>
    </w:lvl>
    <w:lvl w:ilvl="6" w:tplc="03680B7A">
      <w:numFmt w:val="bullet"/>
      <w:lvlText w:val="•"/>
      <w:lvlJc w:val="left"/>
      <w:pPr>
        <w:ind w:left="7040" w:hanging="331"/>
      </w:pPr>
      <w:rPr>
        <w:rFonts w:hint="default"/>
        <w:lang w:val="vi" w:eastAsia="en-US" w:bidi="ar-SA"/>
      </w:rPr>
    </w:lvl>
    <w:lvl w:ilvl="7" w:tplc="C6B22C46">
      <w:numFmt w:val="bullet"/>
      <w:lvlText w:val="•"/>
      <w:lvlJc w:val="left"/>
      <w:pPr>
        <w:ind w:left="8120" w:hanging="331"/>
      </w:pPr>
      <w:rPr>
        <w:rFonts w:hint="default"/>
        <w:lang w:val="vi" w:eastAsia="en-US" w:bidi="ar-SA"/>
      </w:rPr>
    </w:lvl>
    <w:lvl w:ilvl="8" w:tplc="E216081A">
      <w:numFmt w:val="bullet"/>
      <w:lvlText w:val="•"/>
      <w:lvlJc w:val="left"/>
      <w:pPr>
        <w:ind w:left="9200" w:hanging="331"/>
      </w:pPr>
      <w:rPr>
        <w:rFonts w:hint="default"/>
        <w:lang w:val="vi" w:eastAsia="en-US" w:bidi="ar-SA"/>
      </w:rPr>
    </w:lvl>
  </w:abstractNum>
  <w:abstractNum w:abstractNumId="54" w15:restartNumberingAfterBreak="0">
    <w:nsid w:val="23FB066D"/>
    <w:multiLevelType w:val="hybridMultilevel"/>
    <w:tmpl w:val="2C10C9CC"/>
    <w:lvl w:ilvl="0" w:tplc="910E4FFC">
      <w:start w:val="1"/>
      <w:numFmt w:val="upperLetter"/>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FF0515"/>
    <w:multiLevelType w:val="multilevel"/>
    <w:tmpl w:val="26C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55685E"/>
    <w:multiLevelType w:val="hybridMultilevel"/>
    <w:tmpl w:val="E2880D30"/>
    <w:lvl w:ilvl="0" w:tplc="04090017">
      <w:start w:val="1"/>
      <w:numFmt w:val="lowerLetter"/>
      <w:lvlText w:val="%1)"/>
      <w:lvlJc w:val="left"/>
      <w:pPr>
        <w:tabs>
          <w:tab w:val="num" w:pos="1080"/>
        </w:tabs>
        <w:ind w:left="720" w:hanging="360"/>
      </w:pPr>
    </w:lvl>
    <w:lvl w:ilvl="1" w:tplc="99E6A6DA">
      <w:numFmt w:val="decimal"/>
      <w:lvlText w:val=""/>
      <w:lvlJc w:val="left"/>
    </w:lvl>
    <w:lvl w:ilvl="2" w:tplc="67360C58">
      <w:numFmt w:val="decimal"/>
      <w:lvlText w:val=""/>
      <w:lvlJc w:val="left"/>
    </w:lvl>
    <w:lvl w:ilvl="3" w:tplc="EAF8AFFA">
      <w:numFmt w:val="decimal"/>
      <w:lvlText w:val=""/>
      <w:lvlJc w:val="left"/>
    </w:lvl>
    <w:lvl w:ilvl="4" w:tplc="7B923090">
      <w:numFmt w:val="decimal"/>
      <w:lvlText w:val=""/>
      <w:lvlJc w:val="left"/>
    </w:lvl>
    <w:lvl w:ilvl="5" w:tplc="4D2E2B66">
      <w:numFmt w:val="decimal"/>
      <w:lvlText w:val=""/>
      <w:lvlJc w:val="left"/>
    </w:lvl>
    <w:lvl w:ilvl="6" w:tplc="6A384290">
      <w:numFmt w:val="decimal"/>
      <w:lvlText w:val=""/>
      <w:lvlJc w:val="left"/>
    </w:lvl>
    <w:lvl w:ilvl="7" w:tplc="0E705D04">
      <w:numFmt w:val="decimal"/>
      <w:lvlText w:val=""/>
      <w:lvlJc w:val="left"/>
    </w:lvl>
    <w:lvl w:ilvl="8" w:tplc="B9BA90DA">
      <w:numFmt w:val="decimal"/>
      <w:lvlText w:val=""/>
      <w:lvlJc w:val="left"/>
    </w:lvl>
  </w:abstractNum>
  <w:abstractNum w:abstractNumId="57" w15:restartNumberingAfterBreak="0">
    <w:nsid w:val="25BF39C8"/>
    <w:multiLevelType w:val="hybridMultilevel"/>
    <w:tmpl w:val="261AF7B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26FC4E3D"/>
    <w:multiLevelType w:val="hybridMultilevel"/>
    <w:tmpl w:val="A2EEFE16"/>
    <w:lvl w:ilvl="0" w:tplc="3A7CF13E">
      <w:start w:val="2"/>
      <w:numFmt w:val="decimal"/>
      <w:lvlText w:val="%1."/>
      <w:lvlJc w:val="left"/>
      <w:pPr>
        <w:tabs>
          <w:tab w:val="num" w:pos="1080"/>
        </w:tabs>
        <w:ind w:left="720" w:hanging="360"/>
      </w:pPr>
    </w:lvl>
    <w:lvl w:ilvl="1" w:tplc="94DE7CEE">
      <w:numFmt w:val="decimal"/>
      <w:lvlText w:val=""/>
      <w:lvlJc w:val="left"/>
    </w:lvl>
    <w:lvl w:ilvl="2" w:tplc="1D42BBAC">
      <w:numFmt w:val="decimal"/>
      <w:lvlText w:val=""/>
      <w:lvlJc w:val="left"/>
    </w:lvl>
    <w:lvl w:ilvl="3" w:tplc="62EEDA0E">
      <w:numFmt w:val="decimal"/>
      <w:lvlText w:val=""/>
      <w:lvlJc w:val="left"/>
    </w:lvl>
    <w:lvl w:ilvl="4" w:tplc="F6F4A13C">
      <w:numFmt w:val="decimal"/>
      <w:lvlText w:val=""/>
      <w:lvlJc w:val="left"/>
    </w:lvl>
    <w:lvl w:ilvl="5" w:tplc="13701880">
      <w:numFmt w:val="decimal"/>
      <w:lvlText w:val=""/>
      <w:lvlJc w:val="left"/>
    </w:lvl>
    <w:lvl w:ilvl="6" w:tplc="68CA709E">
      <w:numFmt w:val="decimal"/>
      <w:lvlText w:val=""/>
      <w:lvlJc w:val="left"/>
    </w:lvl>
    <w:lvl w:ilvl="7" w:tplc="DBB2FAFC">
      <w:numFmt w:val="decimal"/>
      <w:lvlText w:val=""/>
      <w:lvlJc w:val="left"/>
    </w:lvl>
    <w:lvl w:ilvl="8" w:tplc="46A48B4A">
      <w:numFmt w:val="decimal"/>
      <w:lvlText w:val=""/>
      <w:lvlJc w:val="left"/>
    </w:lvl>
  </w:abstractNum>
  <w:abstractNum w:abstractNumId="59" w15:restartNumberingAfterBreak="0">
    <w:nsid w:val="27540743"/>
    <w:multiLevelType w:val="hybridMultilevel"/>
    <w:tmpl w:val="7D78F7CC"/>
    <w:lvl w:ilvl="0" w:tplc="E0C0A6EE">
      <w:start w:val="1"/>
      <w:numFmt w:val="decimal"/>
      <w:lvlText w:val="Bài %1:"/>
      <w:lvlJc w:val="left"/>
      <w:pPr>
        <w:ind w:left="720" w:hanging="360"/>
      </w:pPr>
      <w:rPr>
        <w:rFonts w:ascii="Vietnamese Computer Modern" w:hAnsi="Vietnamese Computer Modern" w:cs="Times New Roman" w:hint="default"/>
        <w:b/>
        <w:i w:val="0"/>
        <w:color w:val="000000" w:themeColor="text1"/>
        <w:sz w:val="32"/>
        <w:szCs w:val="3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9073B5B"/>
    <w:multiLevelType w:val="hybridMultilevel"/>
    <w:tmpl w:val="AE42CDF8"/>
    <w:lvl w:ilvl="0" w:tplc="B47689EC">
      <w:start w:val="1"/>
      <w:numFmt w:val="lowerLetter"/>
      <w:lvlText w:val="%1)"/>
      <w:lvlJc w:val="left"/>
      <w:pPr>
        <w:ind w:left="720" w:hanging="360"/>
      </w:pPr>
      <w:rPr>
        <w:rFonts w:eastAsia="Georgia" w:cs="Georgia"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2B2F6055"/>
    <w:multiLevelType w:val="hybridMultilevel"/>
    <w:tmpl w:val="088A00D0"/>
    <w:lvl w:ilvl="0" w:tplc="B1FC854A">
      <w:start w:val="1"/>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900CA47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C091EF6"/>
    <w:multiLevelType w:val="multilevel"/>
    <w:tmpl w:val="100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B30296"/>
    <w:multiLevelType w:val="hybridMultilevel"/>
    <w:tmpl w:val="7CF2F1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D224004"/>
    <w:multiLevelType w:val="multilevel"/>
    <w:tmpl w:val="386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473141"/>
    <w:multiLevelType w:val="hybridMultilevel"/>
    <w:tmpl w:val="96A6EFFE"/>
    <w:lvl w:ilvl="0" w:tplc="77DCCA64">
      <w:start w:val="1"/>
      <w:numFmt w:val="bullet"/>
      <w:lvlText w:val=""/>
      <w:lvlJc w:val="left"/>
      <w:pPr>
        <w:tabs>
          <w:tab w:val="num" w:pos="1080"/>
        </w:tabs>
        <w:ind w:left="720" w:hanging="360"/>
      </w:pPr>
      <w:rPr>
        <w:rFonts w:ascii="Symbol" w:hAnsi="Symbol" w:hint="default"/>
      </w:rPr>
    </w:lvl>
    <w:lvl w:ilvl="1" w:tplc="E006CF56">
      <w:numFmt w:val="decimal"/>
      <w:lvlText w:val=""/>
      <w:lvlJc w:val="left"/>
    </w:lvl>
    <w:lvl w:ilvl="2" w:tplc="9086E944">
      <w:numFmt w:val="decimal"/>
      <w:lvlText w:val=""/>
      <w:lvlJc w:val="left"/>
    </w:lvl>
    <w:lvl w:ilvl="3" w:tplc="857C4E24">
      <w:numFmt w:val="decimal"/>
      <w:lvlText w:val=""/>
      <w:lvlJc w:val="left"/>
    </w:lvl>
    <w:lvl w:ilvl="4" w:tplc="0CEAAA62">
      <w:numFmt w:val="decimal"/>
      <w:lvlText w:val=""/>
      <w:lvlJc w:val="left"/>
    </w:lvl>
    <w:lvl w:ilvl="5" w:tplc="1DE8ADBC">
      <w:numFmt w:val="decimal"/>
      <w:lvlText w:val=""/>
      <w:lvlJc w:val="left"/>
    </w:lvl>
    <w:lvl w:ilvl="6" w:tplc="ACA0E18C">
      <w:numFmt w:val="decimal"/>
      <w:lvlText w:val=""/>
      <w:lvlJc w:val="left"/>
    </w:lvl>
    <w:lvl w:ilvl="7" w:tplc="5C4A1608">
      <w:numFmt w:val="decimal"/>
      <w:lvlText w:val=""/>
      <w:lvlJc w:val="left"/>
    </w:lvl>
    <w:lvl w:ilvl="8" w:tplc="980EF2FC">
      <w:numFmt w:val="decimal"/>
      <w:lvlText w:val=""/>
      <w:lvlJc w:val="left"/>
    </w:lvl>
  </w:abstractNum>
  <w:abstractNum w:abstractNumId="66" w15:restartNumberingAfterBreak="0">
    <w:nsid w:val="2DD57432"/>
    <w:multiLevelType w:val="hybridMultilevel"/>
    <w:tmpl w:val="B43ABF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2E0B1872"/>
    <w:multiLevelType w:val="hybridMultilevel"/>
    <w:tmpl w:val="6240A41C"/>
    <w:lvl w:ilvl="0" w:tplc="F8DCBA9C">
      <w:start w:val="1"/>
      <w:numFmt w:val="upp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E1B0042"/>
    <w:multiLevelType w:val="multilevel"/>
    <w:tmpl w:val="2D5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610047"/>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0B24DA9"/>
    <w:multiLevelType w:val="hybridMultilevel"/>
    <w:tmpl w:val="25E2CF4A"/>
    <w:lvl w:ilvl="0" w:tplc="04090017">
      <w:start w:val="1"/>
      <w:numFmt w:val="lowerLetter"/>
      <w:lvlText w:val="%1)"/>
      <w:lvlJc w:val="left"/>
      <w:pPr>
        <w:tabs>
          <w:tab w:val="num" w:pos="1080"/>
        </w:tabs>
        <w:ind w:left="720" w:hanging="360"/>
      </w:pPr>
    </w:lvl>
    <w:lvl w:ilvl="1" w:tplc="F02ED3B2">
      <w:numFmt w:val="decimal"/>
      <w:lvlText w:val=""/>
      <w:lvlJc w:val="left"/>
    </w:lvl>
    <w:lvl w:ilvl="2" w:tplc="FC608E26">
      <w:numFmt w:val="decimal"/>
      <w:lvlText w:val=""/>
      <w:lvlJc w:val="left"/>
    </w:lvl>
    <w:lvl w:ilvl="3" w:tplc="C29C77DE">
      <w:numFmt w:val="decimal"/>
      <w:lvlText w:val=""/>
      <w:lvlJc w:val="left"/>
    </w:lvl>
    <w:lvl w:ilvl="4" w:tplc="2072402A">
      <w:numFmt w:val="decimal"/>
      <w:lvlText w:val=""/>
      <w:lvlJc w:val="left"/>
    </w:lvl>
    <w:lvl w:ilvl="5" w:tplc="1130BD68">
      <w:numFmt w:val="decimal"/>
      <w:lvlText w:val=""/>
      <w:lvlJc w:val="left"/>
    </w:lvl>
    <w:lvl w:ilvl="6" w:tplc="E5E87928">
      <w:numFmt w:val="decimal"/>
      <w:lvlText w:val=""/>
      <w:lvlJc w:val="left"/>
    </w:lvl>
    <w:lvl w:ilvl="7" w:tplc="5AA8434A">
      <w:numFmt w:val="decimal"/>
      <w:lvlText w:val=""/>
      <w:lvlJc w:val="left"/>
    </w:lvl>
    <w:lvl w:ilvl="8" w:tplc="C6CC3E54">
      <w:numFmt w:val="decimal"/>
      <w:lvlText w:val=""/>
      <w:lvlJc w:val="left"/>
    </w:lvl>
  </w:abstractNum>
  <w:abstractNum w:abstractNumId="71" w15:restartNumberingAfterBreak="0">
    <w:nsid w:val="30BB2F7F"/>
    <w:multiLevelType w:val="hybridMultilevel"/>
    <w:tmpl w:val="B694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32B6F5"/>
    <w:multiLevelType w:val="multilevel"/>
    <w:tmpl w:val="3232B6F5"/>
    <w:lvl w:ilvl="0">
      <w:start w:val="1"/>
      <w:numFmt w:val="lowerLetter"/>
      <w:lvlText w:val="%1)"/>
      <w:lvlJc w:val="left"/>
      <w:pPr>
        <w:tabs>
          <w:tab w:val="left" w:pos="845"/>
        </w:tabs>
        <w:ind w:left="845" w:hanging="65"/>
      </w:pPr>
      <w:rPr>
        <w:rFonts w:ascii="Palatino Linotype" w:hAnsi="Palatino Linotype"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73" w15:restartNumberingAfterBreak="0">
    <w:nsid w:val="32CD19F5"/>
    <w:multiLevelType w:val="multilevel"/>
    <w:tmpl w:val="DB8649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2252B5"/>
    <w:multiLevelType w:val="multilevel"/>
    <w:tmpl w:val="79F07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836889"/>
    <w:multiLevelType w:val="hybridMultilevel"/>
    <w:tmpl w:val="B11AE85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341677A5"/>
    <w:multiLevelType w:val="hybridMultilevel"/>
    <w:tmpl w:val="7BF01632"/>
    <w:lvl w:ilvl="0" w:tplc="B998AEA6">
      <w:start w:val="1"/>
      <w:numFmt w:val="decimal"/>
      <w:lvlText w:val="%1."/>
      <w:lvlJc w:val="left"/>
      <w:pPr>
        <w:tabs>
          <w:tab w:val="num" w:pos="1080"/>
        </w:tabs>
        <w:ind w:left="720" w:hanging="360"/>
      </w:pPr>
    </w:lvl>
    <w:lvl w:ilvl="1" w:tplc="82AC7BD4">
      <w:numFmt w:val="decimal"/>
      <w:lvlText w:val=""/>
      <w:lvlJc w:val="left"/>
    </w:lvl>
    <w:lvl w:ilvl="2" w:tplc="F0709152">
      <w:numFmt w:val="decimal"/>
      <w:lvlText w:val=""/>
      <w:lvlJc w:val="left"/>
    </w:lvl>
    <w:lvl w:ilvl="3" w:tplc="8050FE9C">
      <w:numFmt w:val="decimal"/>
      <w:lvlText w:val=""/>
      <w:lvlJc w:val="left"/>
    </w:lvl>
    <w:lvl w:ilvl="4" w:tplc="6212E68E">
      <w:numFmt w:val="decimal"/>
      <w:lvlText w:val=""/>
      <w:lvlJc w:val="left"/>
    </w:lvl>
    <w:lvl w:ilvl="5" w:tplc="66789184">
      <w:numFmt w:val="decimal"/>
      <w:lvlText w:val=""/>
      <w:lvlJc w:val="left"/>
    </w:lvl>
    <w:lvl w:ilvl="6" w:tplc="D7AC7842">
      <w:numFmt w:val="decimal"/>
      <w:lvlText w:val=""/>
      <w:lvlJc w:val="left"/>
    </w:lvl>
    <w:lvl w:ilvl="7" w:tplc="F76A3A34">
      <w:numFmt w:val="decimal"/>
      <w:lvlText w:val=""/>
      <w:lvlJc w:val="left"/>
    </w:lvl>
    <w:lvl w:ilvl="8" w:tplc="2D92C604">
      <w:numFmt w:val="decimal"/>
      <w:lvlText w:val=""/>
      <w:lvlJc w:val="left"/>
    </w:lvl>
  </w:abstractNum>
  <w:abstractNum w:abstractNumId="77" w15:restartNumberingAfterBreak="0">
    <w:nsid w:val="35CB772A"/>
    <w:multiLevelType w:val="hybridMultilevel"/>
    <w:tmpl w:val="CB922B82"/>
    <w:lvl w:ilvl="0" w:tplc="3C48FDD6">
      <w:start w:val="5"/>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36DA7A6F"/>
    <w:multiLevelType w:val="hybridMultilevel"/>
    <w:tmpl w:val="947AB8DC"/>
    <w:lvl w:ilvl="0" w:tplc="04090017">
      <w:start w:val="1"/>
      <w:numFmt w:val="lowerLetter"/>
      <w:lvlText w:val="%1)"/>
      <w:lvlJc w:val="left"/>
      <w:pPr>
        <w:tabs>
          <w:tab w:val="num" w:pos="1080"/>
        </w:tabs>
        <w:ind w:left="720" w:hanging="360"/>
      </w:pPr>
    </w:lvl>
    <w:lvl w:ilvl="1" w:tplc="E54E65F4">
      <w:numFmt w:val="decimal"/>
      <w:lvlText w:val=""/>
      <w:lvlJc w:val="left"/>
    </w:lvl>
    <w:lvl w:ilvl="2" w:tplc="D7902EA6">
      <w:numFmt w:val="decimal"/>
      <w:lvlText w:val=""/>
      <w:lvlJc w:val="left"/>
    </w:lvl>
    <w:lvl w:ilvl="3" w:tplc="10224398">
      <w:numFmt w:val="decimal"/>
      <w:lvlText w:val=""/>
      <w:lvlJc w:val="left"/>
    </w:lvl>
    <w:lvl w:ilvl="4" w:tplc="AA8AEC8A">
      <w:numFmt w:val="decimal"/>
      <w:lvlText w:val=""/>
      <w:lvlJc w:val="left"/>
    </w:lvl>
    <w:lvl w:ilvl="5" w:tplc="226AB216">
      <w:numFmt w:val="decimal"/>
      <w:lvlText w:val=""/>
      <w:lvlJc w:val="left"/>
    </w:lvl>
    <w:lvl w:ilvl="6" w:tplc="996C68EA">
      <w:numFmt w:val="decimal"/>
      <w:lvlText w:val=""/>
      <w:lvlJc w:val="left"/>
    </w:lvl>
    <w:lvl w:ilvl="7" w:tplc="6902D612">
      <w:numFmt w:val="decimal"/>
      <w:lvlText w:val=""/>
      <w:lvlJc w:val="left"/>
    </w:lvl>
    <w:lvl w:ilvl="8" w:tplc="ED2C4F68">
      <w:numFmt w:val="decimal"/>
      <w:lvlText w:val=""/>
      <w:lvlJc w:val="left"/>
    </w:lvl>
  </w:abstractNum>
  <w:abstractNum w:abstractNumId="79" w15:restartNumberingAfterBreak="0">
    <w:nsid w:val="37305954"/>
    <w:multiLevelType w:val="hybridMultilevel"/>
    <w:tmpl w:val="86803F88"/>
    <w:lvl w:ilvl="0" w:tplc="F64C6084">
      <w:start w:val="1"/>
      <w:numFmt w:val="decimal"/>
      <w:lvlText w:val="Bài %1:"/>
      <w:lvlJc w:val="left"/>
      <w:pPr>
        <w:ind w:left="810" w:hanging="360"/>
      </w:pPr>
      <w:rPr>
        <w:rFonts w:hint="default"/>
        <w:b/>
        <w:i w:val="0"/>
        <w:caps w:val="0"/>
        <w:strike w:val="0"/>
        <w:dstrike w:val="0"/>
        <w:shadow w:val="0"/>
        <w:emboss w:val="0"/>
        <w:imprint w:val="0"/>
        <w:vanish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21112A"/>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89C7A7C"/>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93720DC"/>
    <w:multiLevelType w:val="hybridMultilevel"/>
    <w:tmpl w:val="6B52AE28"/>
    <w:lvl w:ilvl="0" w:tplc="0409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83" w15:restartNumberingAfterBreak="0">
    <w:nsid w:val="39CC0DB8"/>
    <w:multiLevelType w:val="hybridMultilevel"/>
    <w:tmpl w:val="0F90851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3C0E1EE3"/>
    <w:multiLevelType w:val="multilevel"/>
    <w:tmpl w:val="66C8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664B69"/>
    <w:multiLevelType w:val="multilevel"/>
    <w:tmpl w:val="840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7E6592"/>
    <w:multiLevelType w:val="hybridMultilevel"/>
    <w:tmpl w:val="D088A2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135487"/>
    <w:multiLevelType w:val="multilevel"/>
    <w:tmpl w:val="10B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860BD"/>
    <w:multiLevelType w:val="hybridMultilevel"/>
    <w:tmpl w:val="F83A7F7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40182742"/>
    <w:multiLevelType w:val="hybridMultilevel"/>
    <w:tmpl w:val="8CAAC84C"/>
    <w:lvl w:ilvl="0" w:tplc="A658E7CA">
      <w:start w:val="1"/>
      <w:numFmt w:val="lowerLetter"/>
      <w:lvlText w:val="%1)"/>
      <w:lvlJc w:val="left"/>
      <w:pPr>
        <w:ind w:left="720" w:hanging="360"/>
      </w:pPr>
      <w:rPr>
        <w:rFonts w:ascii="Cambria Math" w:hAnsi="Cambria Math"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42963113"/>
    <w:multiLevelType w:val="hybridMultilevel"/>
    <w:tmpl w:val="27DEE7B2"/>
    <w:lvl w:ilvl="0" w:tplc="63CAB588">
      <w:start w:val="1"/>
      <w:numFmt w:val="decimal"/>
      <w:lvlText w:val="Bài %1."/>
      <w:lvlJc w:val="left"/>
      <w:pPr>
        <w:tabs>
          <w:tab w:val="num" w:pos="792"/>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42BA1F19"/>
    <w:multiLevelType w:val="multilevel"/>
    <w:tmpl w:val="94F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1D7A7F"/>
    <w:multiLevelType w:val="hybridMultilevel"/>
    <w:tmpl w:val="28186752"/>
    <w:lvl w:ilvl="0" w:tplc="B35420B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435E40B8"/>
    <w:multiLevelType w:val="hybridMultilevel"/>
    <w:tmpl w:val="2CE23596"/>
    <w:lvl w:ilvl="0" w:tplc="4CEC59B4">
      <w:start w:val="1"/>
      <w:numFmt w:val="bullet"/>
      <w:lvlText w:val=""/>
      <w:lvlJc w:val="left"/>
      <w:pPr>
        <w:tabs>
          <w:tab w:val="num" w:pos="1080"/>
        </w:tabs>
        <w:ind w:left="720" w:hanging="360"/>
      </w:pPr>
      <w:rPr>
        <w:rFonts w:ascii="Symbol" w:hAnsi="Symbol" w:hint="default"/>
      </w:rPr>
    </w:lvl>
    <w:lvl w:ilvl="1" w:tplc="C0C4B6F6">
      <w:numFmt w:val="decimal"/>
      <w:lvlText w:val=""/>
      <w:lvlJc w:val="left"/>
    </w:lvl>
    <w:lvl w:ilvl="2" w:tplc="86C8333C">
      <w:numFmt w:val="decimal"/>
      <w:lvlText w:val=""/>
      <w:lvlJc w:val="left"/>
    </w:lvl>
    <w:lvl w:ilvl="3" w:tplc="D1CE5C7C">
      <w:numFmt w:val="decimal"/>
      <w:lvlText w:val=""/>
      <w:lvlJc w:val="left"/>
    </w:lvl>
    <w:lvl w:ilvl="4" w:tplc="93CA3842">
      <w:numFmt w:val="decimal"/>
      <w:lvlText w:val=""/>
      <w:lvlJc w:val="left"/>
    </w:lvl>
    <w:lvl w:ilvl="5" w:tplc="B1D0032A">
      <w:numFmt w:val="decimal"/>
      <w:lvlText w:val=""/>
      <w:lvlJc w:val="left"/>
    </w:lvl>
    <w:lvl w:ilvl="6" w:tplc="D520C30A">
      <w:numFmt w:val="decimal"/>
      <w:lvlText w:val=""/>
      <w:lvlJc w:val="left"/>
    </w:lvl>
    <w:lvl w:ilvl="7" w:tplc="E54E9B60">
      <w:numFmt w:val="decimal"/>
      <w:lvlText w:val=""/>
      <w:lvlJc w:val="left"/>
    </w:lvl>
    <w:lvl w:ilvl="8" w:tplc="410865F8">
      <w:numFmt w:val="decimal"/>
      <w:lvlText w:val=""/>
      <w:lvlJc w:val="left"/>
    </w:lvl>
  </w:abstractNum>
  <w:abstractNum w:abstractNumId="94" w15:restartNumberingAfterBreak="0">
    <w:nsid w:val="44066355"/>
    <w:multiLevelType w:val="hybridMultilevel"/>
    <w:tmpl w:val="3A2AED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F95654"/>
    <w:multiLevelType w:val="multilevel"/>
    <w:tmpl w:val="30521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6862AE"/>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5865660"/>
    <w:multiLevelType w:val="multilevel"/>
    <w:tmpl w:val="0A56F9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DB1D8A"/>
    <w:multiLevelType w:val="hybridMultilevel"/>
    <w:tmpl w:val="EBF6C634"/>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46C00580"/>
    <w:multiLevelType w:val="hybridMultilevel"/>
    <w:tmpl w:val="E752F02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472F212E"/>
    <w:multiLevelType w:val="hybridMultilevel"/>
    <w:tmpl w:val="094ADEA2"/>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47BB21B9"/>
    <w:multiLevelType w:val="hybridMultilevel"/>
    <w:tmpl w:val="2520C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7ED07D8"/>
    <w:multiLevelType w:val="hybridMultilevel"/>
    <w:tmpl w:val="537AC5C8"/>
    <w:lvl w:ilvl="0" w:tplc="B2F85A2C">
      <w:start w:val="12"/>
      <w:numFmt w:val="decimal"/>
      <w:lvlText w:val="Bài %1."/>
      <w:lvlJc w:val="left"/>
      <w:pPr>
        <w:ind w:left="1351" w:hanging="360"/>
      </w:pPr>
      <w:rPr>
        <w:rFonts w:ascii="Palatino Linotype" w:hAnsi="Palatino Linotype" w:hint="default"/>
        <w:b/>
        <w:i w:val="0"/>
        <w:color w:val="auto"/>
        <w:sz w:val="26"/>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3" w15:restartNumberingAfterBreak="0">
    <w:nsid w:val="49336946"/>
    <w:multiLevelType w:val="hybridMultilevel"/>
    <w:tmpl w:val="888E1092"/>
    <w:lvl w:ilvl="0" w:tplc="257C69F4">
      <w:start w:val="1"/>
      <w:numFmt w:val="lowerLetter"/>
      <w:lvlText w:val="%1)"/>
      <w:lvlJc w:val="left"/>
      <w:pPr>
        <w:tabs>
          <w:tab w:val="num" w:pos="1080"/>
        </w:tabs>
        <w:ind w:left="720" w:hanging="360"/>
      </w:pPr>
      <w:rPr>
        <w:rFonts w:ascii="Palatino Linotype" w:eastAsiaTheme="minorHAnsi" w:hAnsi="Palatino Linotype" w:cstheme="minorBidi"/>
      </w:rPr>
    </w:lvl>
    <w:lvl w:ilvl="1" w:tplc="07A226E6">
      <w:numFmt w:val="decimal"/>
      <w:lvlText w:val=""/>
      <w:lvlJc w:val="left"/>
    </w:lvl>
    <w:lvl w:ilvl="2" w:tplc="BD8880D4">
      <w:numFmt w:val="decimal"/>
      <w:lvlText w:val=""/>
      <w:lvlJc w:val="left"/>
    </w:lvl>
    <w:lvl w:ilvl="3" w:tplc="CD7498BA">
      <w:numFmt w:val="decimal"/>
      <w:lvlText w:val=""/>
      <w:lvlJc w:val="left"/>
    </w:lvl>
    <w:lvl w:ilvl="4" w:tplc="C49AF8EA">
      <w:numFmt w:val="decimal"/>
      <w:lvlText w:val=""/>
      <w:lvlJc w:val="left"/>
    </w:lvl>
    <w:lvl w:ilvl="5" w:tplc="AD865CF8">
      <w:numFmt w:val="decimal"/>
      <w:lvlText w:val=""/>
      <w:lvlJc w:val="left"/>
    </w:lvl>
    <w:lvl w:ilvl="6" w:tplc="2CFC1452">
      <w:numFmt w:val="decimal"/>
      <w:lvlText w:val=""/>
      <w:lvlJc w:val="left"/>
    </w:lvl>
    <w:lvl w:ilvl="7" w:tplc="E5C8D9F2">
      <w:numFmt w:val="decimal"/>
      <w:lvlText w:val=""/>
      <w:lvlJc w:val="left"/>
    </w:lvl>
    <w:lvl w:ilvl="8" w:tplc="A50C3584">
      <w:numFmt w:val="decimal"/>
      <w:lvlText w:val=""/>
      <w:lvlJc w:val="left"/>
    </w:lvl>
  </w:abstractNum>
  <w:abstractNum w:abstractNumId="104" w15:restartNumberingAfterBreak="0">
    <w:nsid w:val="4A100295"/>
    <w:multiLevelType w:val="hybridMultilevel"/>
    <w:tmpl w:val="F6B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863A4A"/>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B1F2496"/>
    <w:multiLevelType w:val="hybridMultilevel"/>
    <w:tmpl w:val="79926F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7" w15:restartNumberingAfterBreak="0">
    <w:nsid w:val="4C257F38"/>
    <w:multiLevelType w:val="hybridMultilevel"/>
    <w:tmpl w:val="B9628310"/>
    <w:lvl w:ilvl="0" w:tplc="569898F6">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D563046"/>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E944CBC"/>
    <w:multiLevelType w:val="hybridMultilevel"/>
    <w:tmpl w:val="FAD8C5A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4FE42503"/>
    <w:multiLevelType w:val="multilevel"/>
    <w:tmpl w:val="3E46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E4352A"/>
    <w:multiLevelType w:val="hybridMultilevel"/>
    <w:tmpl w:val="7F66E3B8"/>
    <w:lvl w:ilvl="0" w:tplc="C7F814B2">
      <w:start w:val="1"/>
      <w:numFmt w:val="decimal"/>
      <w:lvlText w:val="%1."/>
      <w:lvlJc w:val="left"/>
      <w:pPr>
        <w:tabs>
          <w:tab w:val="num" w:pos="1080"/>
        </w:tabs>
        <w:ind w:left="720" w:hanging="360"/>
      </w:pPr>
    </w:lvl>
    <w:lvl w:ilvl="1" w:tplc="482AF7A8">
      <w:numFmt w:val="decimal"/>
      <w:lvlText w:val=""/>
      <w:lvlJc w:val="left"/>
    </w:lvl>
    <w:lvl w:ilvl="2" w:tplc="ABC8ADC0">
      <w:numFmt w:val="decimal"/>
      <w:lvlText w:val=""/>
      <w:lvlJc w:val="left"/>
    </w:lvl>
    <w:lvl w:ilvl="3" w:tplc="12CA2554">
      <w:numFmt w:val="decimal"/>
      <w:lvlText w:val=""/>
      <w:lvlJc w:val="left"/>
    </w:lvl>
    <w:lvl w:ilvl="4" w:tplc="56FA4206">
      <w:numFmt w:val="decimal"/>
      <w:lvlText w:val=""/>
      <w:lvlJc w:val="left"/>
    </w:lvl>
    <w:lvl w:ilvl="5" w:tplc="5EFA1492">
      <w:numFmt w:val="decimal"/>
      <w:lvlText w:val=""/>
      <w:lvlJc w:val="left"/>
    </w:lvl>
    <w:lvl w:ilvl="6" w:tplc="77E05CD4">
      <w:numFmt w:val="decimal"/>
      <w:lvlText w:val=""/>
      <w:lvlJc w:val="left"/>
    </w:lvl>
    <w:lvl w:ilvl="7" w:tplc="A03C88FE">
      <w:numFmt w:val="decimal"/>
      <w:lvlText w:val=""/>
      <w:lvlJc w:val="left"/>
    </w:lvl>
    <w:lvl w:ilvl="8" w:tplc="EB1AF7C8">
      <w:numFmt w:val="decimal"/>
      <w:lvlText w:val=""/>
      <w:lvlJc w:val="left"/>
    </w:lvl>
  </w:abstractNum>
  <w:abstractNum w:abstractNumId="112" w15:restartNumberingAfterBreak="0">
    <w:nsid w:val="4FFE1BDE"/>
    <w:multiLevelType w:val="multilevel"/>
    <w:tmpl w:val="7D661E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506620F5"/>
    <w:multiLevelType w:val="hybridMultilevel"/>
    <w:tmpl w:val="9C4CA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08249C3"/>
    <w:multiLevelType w:val="hybridMultilevel"/>
    <w:tmpl w:val="8D1E25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1863D79"/>
    <w:multiLevelType w:val="multilevel"/>
    <w:tmpl w:val="1068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D92FF2"/>
    <w:multiLevelType w:val="hybridMultilevel"/>
    <w:tmpl w:val="25D6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1A7631"/>
    <w:multiLevelType w:val="hybridMultilevel"/>
    <w:tmpl w:val="F468D136"/>
    <w:lvl w:ilvl="0" w:tplc="93E66D70">
      <w:start w:val="2"/>
      <w:numFmt w:val="decimal"/>
      <w:lvlText w:val="%1."/>
      <w:lvlJc w:val="left"/>
      <w:pPr>
        <w:tabs>
          <w:tab w:val="num" w:pos="1080"/>
        </w:tabs>
        <w:ind w:left="720" w:hanging="360"/>
      </w:pPr>
    </w:lvl>
    <w:lvl w:ilvl="1" w:tplc="DB3AC3A6">
      <w:numFmt w:val="decimal"/>
      <w:lvlText w:val=""/>
      <w:lvlJc w:val="left"/>
    </w:lvl>
    <w:lvl w:ilvl="2" w:tplc="53508082">
      <w:numFmt w:val="decimal"/>
      <w:lvlText w:val=""/>
      <w:lvlJc w:val="left"/>
    </w:lvl>
    <w:lvl w:ilvl="3" w:tplc="73DE6C66">
      <w:numFmt w:val="decimal"/>
      <w:lvlText w:val=""/>
      <w:lvlJc w:val="left"/>
    </w:lvl>
    <w:lvl w:ilvl="4" w:tplc="0FA4801A">
      <w:numFmt w:val="decimal"/>
      <w:lvlText w:val=""/>
      <w:lvlJc w:val="left"/>
    </w:lvl>
    <w:lvl w:ilvl="5" w:tplc="CFEC246E">
      <w:numFmt w:val="decimal"/>
      <w:lvlText w:val=""/>
      <w:lvlJc w:val="left"/>
    </w:lvl>
    <w:lvl w:ilvl="6" w:tplc="FA961300">
      <w:numFmt w:val="decimal"/>
      <w:lvlText w:val=""/>
      <w:lvlJc w:val="left"/>
    </w:lvl>
    <w:lvl w:ilvl="7" w:tplc="434AF6FA">
      <w:numFmt w:val="decimal"/>
      <w:lvlText w:val=""/>
      <w:lvlJc w:val="left"/>
    </w:lvl>
    <w:lvl w:ilvl="8" w:tplc="843095F8">
      <w:numFmt w:val="decimal"/>
      <w:lvlText w:val=""/>
      <w:lvlJc w:val="left"/>
    </w:lvl>
  </w:abstractNum>
  <w:abstractNum w:abstractNumId="118" w15:restartNumberingAfterBreak="0">
    <w:nsid w:val="526839B6"/>
    <w:multiLevelType w:val="hybridMultilevel"/>
    <w:tmpl w:val="64A2FA88"/>
    <w:lvl w:ilvl="0" w:tplc="E7BEFC02">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4738B0FA">
      <w:numFmt w:val="bullet"/>
      <w:lvlText w:val="•"/>
      <w:lvlJc w:val="left"/>
      <w:pPr>
        <w:ind w:left="1640" w:hanging="331"/>
      </w:pPr>
      <w:rPr>
        <w:rFonts w:hint="default"/>
        <w:lang w:val="vi" w:eastAsia="en-US" w:bidi="ar-SA"/>
      </w:rPr>
    </w:lvl>
    <w:lvl w:ilvl="2" w:tplc="18B66680">
      <w:numFmt w:val="bullet"/>
      <w:lvlText w:val="•"/>
      <w:lvlJc w:val="left"/>
      <w:pPr>
        <w:ind w:left="2720" w:hanging="331"/>
      </w:pPr>
      <w:rPr>
        <w:rFonts w:hint="default"/>
        <w:lang w:val="vi" w:eastAsia="en-US" w:bidi="ar-SA"/>
      </w:rPr>
    </w:lvl>
    <w:lvl w:ilvl="3" w:tplc="95F672BA">
      <w:numFmt w:val="bullet"/>
      <w:lvlText w:val="•"/>
      <w:lvlJc w:val="left"/>
      <w:pPr>
        <w:ind w:left="3800" w:hanging="331"/>
      </w:pPr>
      <w:rPr>
        <w:rFonts w:hint="default"/>
        <w:lang w:val="vi" w:eastAsia="en-US" w:bidi="ar-SA"/>
      </w:rPr>
    </w:lvl>
    <w:lvl w:ilvl="4" w:tplc="A4AE5608">
      <w:numFmt w:val="bullet"/>
      <w:lvlText w:val="•"/>
      <w:lvlJc w:val="left"/>
      <w:pPr>
        <w:ind w:left="4880" w:hanging="331"/>
      </w:pPr>
      <w:rPr>
        <w:rFonts w:hint="default"/>
        <w:lang w:val="vi" w:eastAsia="en-US" w:bidi="ar-SA"/>
      </w:rPr>
    </w:lvl>
    <w:lvl w:ilvl="5" w:tplc="DF30CBEA">
      <w:numFmt w:val="bullet"/>
      <w:lvlText w:val="•"/>
      <w:lvlJc w:val="left"/>
      <w:pPr>
        <w:ind w:left="5960" w:hanging="331"/>
      </w:pPr>
      <w:rPr>
        <w:rFonts w:hint="default"/>
        <w:lang w:val="vi" w:eastAsia="en-US" w:bidi="ar-SA"/>
      </w:rPr>
    </w:lvl>
    <w:lvl w:ilvl="6" w:tplc="72A822B8">
      <w:numFmt w:val="bullet"/>
      <w:lvlText w:val="•"/>
      <w:lvlJc w:val="left"/>
      <w:pPr>
        <w:ind w:left="7040" w:hanging="331"/>
      </w:pPr>
      <w:rPr>
        <w:rFonts w:hint="default"/>
        <w:lang w:val="vi" w:eastAsia="en-US" w:bidi="ar-SA"/>
      </w:rPr>
    </w:lvl>
    <w:lvl w:ilvl="7" w:tplc="6C7C31B6">
      <w:numFmt w:val="bullet"/>
      <w:lvlText w:val="•"/>
      <w:lvlJc w:val="left"/>
      <w:pPr>
        <w:ind w:left="8120" w:hanging="331"/>
      </w:pPr>
      <w:rPr>
        <w:rFonts w:hint="default"/>
        <w:lang w:val="vi" w:eastAsia="en-US" w:bidi="ar-SA"/>
      </w:rPr>
    </w:lvl>
    <w:lvl w:ilvl="8" w:tplc="8B4C8DFE">
      <w:numFmt w:val="bullet"/>
      <w:lvlText w:val="•"/>
      <w:lvlJc w:val="left"/>
      <w:pPr>
        <w:ind w:left="9200" w:hanging="331"/>
      </w:pPr>
      <w:rPr>
        <w:rFonts w:hint="default"/>
        <w:lang w:val="vi" w:eastAsia="en-US" w:bidi="ar-SA"/>
      </w:rPr>
    </w:lvl>
  </w:abstractNum>
  <w:abstractNum w:abstractNumId="119" w15:restartNumberingAfterBreak="0">
    <w:nsid w:val="531526E5"/>
    <w:multiLevelType w:val="hybridMultilevel"/>
    <w:tmpl w:val="FCD0838C"/>
    <w:lvl w:ilvl="0" w:tplc="FFFFFFFF">
      <w:start w:val="1"/>
      <w:numFmt w:val="lowerLetter"/>
      <w:lvlText w:val="%1)"/>
      <w:lvlJc w:val="left"/>
      <w:pPr>
        <w:ind w:left="561" w:hanging="332"/>
      </w:pPr>
      <w:rPr>
        <w:rFonts w:ascii="Cambria Math" w:eastAsia="Times New Roman" w:hAnsi="Cambria Math" w:cs="Times New Roman" w:hint="default"/>
        <w:spacing w:val="0"/>
        <w:w w:val="100"/>
        <w:sz w:val="26"/>
        <w:szCs w:val="26"/>
        <w:lang w:val="vi" w:eastAsia="en-US" w:bidi="ar-SA"/>
      </w:rPr>
    </w:lvl>
    <w:lvl w:ilvl="1" w:tplc="FFFFFFFF">
      <w:numFmt w:val="bullet"/>
      <w:lvlText w:val="•"/>
      <w:lvlJc w:val="left"/>
      <w:pPr>
        <w:ind w:left="1640" w:hanging="332"/>
      </w:pPr>
      <w:rPr>
        <w:rFonts w:hint="default"/>
        <w:lang w:val="vi" w:eastAsia="en-US" w:bidi="ar-SA"/>
      </w:rPr>
    </w:lvl>
    <w:lvl w:ilvl="2" w:tplc="FFFFFFFF">
      <w:numFmt w:val="bullet"/>
      <w:lvlText w:val="•"/>
      <w:lvlJc w:val="left"/>
      <w:pPr>
        <w:ind w:left="2720" w:hanging="332"/>
      </w:pPr>
      <w:rPr>
        <w:rFonts w:hint="default"/>
        <w:lang w:val="vi" w:eastAsia="en-US" w:bidi="ar-SA"/>
      </w:rPr>
    </w:lvl>
    <w:lvl w:ilvl="3" w:tplc="FFFFFFFF">
      <w:numFmt w:val="bullet"/>
      <w:lvlText w:val="•"/>
      <w:lvlJc w:val="left"/>
      <w:pPr>
        <w:ind w:left="3800" w:hanging="332"/>
      </w:pPr>
      <w:rPr>
        <w:rFonts w:hint="default"/>
        <w:lang w:val="vi" w:eastAsia="en-US" w:bidi="ar-SA"/>
      </w:rPr>
    </w:lvl>
    <w:lvl w:ilvl="4" w:tplc="FFFFFFFF">
      <w:numFmt w:val="bullet"/>
      <w:lvlText w:val="•"/>
      <w:lvlJc w:val="left"/>
      <w:pPr>
        <w:ind w:left="4880" w:hanging="332"/>
      </w:pPr>
      <w:rPr>
        <w:rFonts w:hint="default"/>
        <w:lang w:val="vi" w:eastAsia="en-US" w:bidi="ar-SA"/>
      </w:rPr>
    </w:lvl>
    <w:lvl w:ilvl="5" w:tplc="FFFFFFFF">
      <w:numFmt w:val="bullet"/>
      <w:lvlText w:val="•"/>
      <w:lvlJc w:val="left"/>
      <w:pPr>
        <w:ind w:left="5960" w:hanging="332"/>
      </w:pPr>
      <w:rPr>
        <w:rFonts w:hint="default"/>
        <w:lang w:val="vi" w:eastAsia="en-US" w:bidi="ar-SA"/>
      </w:rPr>
    </w:lvl>
    <w:lvl w:ilvl="6" w:tplc="FFFFFFFF">
      <w:numFmt w:val="bullet"/>
      <w:lvlText w:val="•"/>
      <w:lvlJc w:val="left"/>
      <w:pPr>
        <w:ind w:left="7040" w:hanging="332"/>
      </w:pPr>
      <w:rPr>
        <w:rFonts w:hint="default"/>
        <w:lang w:val="vi" w:eastAsia="en-US" w:bidi="ar-SA"/>
      </w:rPr>
    </w:lvl>
    <w:lvl w:ilvl="7" w:tplc="FFFFFFFF">
      <w:numFmt w:val="bullet"/>
      <w:lvlText w:val="•"/>
      <w:lvlJc w:val="left"/>
      <w:pPr>
        <w:ind w:left="8120" w:hanging="332"/>
      </w:pPr>
      <w:rPr>
        <w:rFonts w:hint="default"/>
        <w:lang w:val="vi" w:eastAsia="en-US" w:bidi="ar-SA"/>
      </w:rPr>
    </w:lvl>
    <w:lvl w:ilvl="8" w:tplc="FFFFFFFF">
      <w:numFmt w:val="bullet"/>
      <w:lvlText w:val="•"/>
      <w:lvlJc w:val="left"/>
      <w:pPr>
        <w:ind w:left="9200" w:hanging="332"/>
      </w:pPr>
      <w:rPr>
        <w:rFonts w:hint="default"/>
        <w:lang w:val="vi" w:eastAsia="en-US" w:bidi="ar-SA"/>
      </w:rPr>
    </w:lvl>
  </w:abstractNum>
  <w:abstractNum w:abstractNumId="120" w15:restartNumberingAfterBreak="0">
    <w:nsid w:val="5377319E"/>
    <w:multiLevelType w:val="hybridMultilevel"/>
    <w:tmpl w:val="7FC63A50"/>
    <w:lvl w:ilvl="0" w:tplc="96DCE4C8">
      <w:start w:val="1"/>
      <w:numFmt w:val="lowerLetter"/>
      <w:lvlText w:val="%1)"/>
      <w:lvlJc w:val="left"/>
      <w:pPr>
        <w:ind w:left="720" w:hanging="360"/>
      </w:pPr>
      <w:rPr>
        <w:rFonts w:eastAsiaTheme="minorEastAsia"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1" w15:restartNumberingAfterBreak="0">
    <w:nsid w:val="53A3574F"/>
    <w:multiLevelType w:val="hybridMultilevel"/>
    <w:tmpl w:val="9852EE1E"/>
    <w:lvl w:ilvl="0" w:tplc="A2C00886">
      <w:start w:val="1"/>
      <w:numFmt w:val="decimal"/>
      <w:lvlText w:val="%1."/>
      <w:lvlJc w:val="left"/>
      <w:pPr>
        <w:tabs>
          <w:tab w:val="num" w:pos="1080"/>
        </w:tabs>
        <w:ind w:left="720" w:hanging="360"/>
      </w:pPr>
    </w:lvl>
    <w:lvl w:ilvl="1" w:tplc="52C6D918">
      <w:numFmt w:val="decimal"/>
      <w:lvlText w:val=""/>
      <w:lvlJc w:val="left"/>
    </w:lvl>
    <w:lvl w:ilvl="2" w:tplc="2BDCE116">
      <w:numFmt w:val="decimal"/>
      <w:lvlText w:val=""/>
      <w:lvlJc w:val="left"/>
    </w:lvl>
    <w:lvl w:ilvl="3" w:tplc="A14A1A60">
      <w:numFmt w:val="decimal"/>
      <w:lvlText w:val=""/>
      <w:lvlJc w:val="left"/>
    </w:lvl>
    <w:lvl w:ilvl="4" w:tplc="294493E2">
      <w:numFmt w:val="decimal"/>
      <w:lvlText w:val=""/>
      <w:lvlJc w:val="left"/>
    </w:lvl>
    <w:lvl w:ilvl="5" w:tplc="E918DBFE">
      <w:numFmt w:val="decimal"/>
      <w:lvlText w:val=""/>
      <w:lvlJc w:val="left"/>
    </w:lvl>
    <w:lvl w:ilvl="6" w:tplc="38AA515A">
      <w:numFmt w:val="decimal"/>
      <w:lvlText w:val=""/>
      <w:lvlJc w:val="left"/>
    </w:lvl>
    <w:lvl w:ilvl="7" w:tplc="5C0CAD54">
      <w:numFmt w:val="decimal"/>
      <w:lvlText w:val=""/>
      <w:lvlJc w:val="left"/>
    </w:lvl>
    <w:lvl w:ilvl="8" w:tplc="EE502738">
      <w:numFmt w:val="decimal"/>
      <w:lvlText w:val=""/>
      <w:lvlJc w:val="left"/>
    </w:lvl>
  </w:abstractNum>
  <w:abstractNum w:abstractNumId="122" w15:restartNumberingAfterBreak="0">
    <w:nsid w:val="55FC70D6"/>
    <w:multiLevelType w:val="multilevel"/>
    <w:tmpl w:val="55FC7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583E7C52"/>
    <w:multiLevelType w:val="hybridMultilevel"/>
    <w:tmpl w:val="6B52BC38"/>
    <w:lvl w:ilvl="0" w:tplc="04090017">
      <w:start w:val="1"/>
      <w:numFmt w:val="lowerLetter"/>
      <w:lvlText w:val="%1)"/>
      <w:lvlJc w:val="left"/>
      <w:pPr>
        <w:tabs>
          <w:tab w:val="num" w:pos="1080"/>
        </w:tabs>
        <w:ind w:left="720" w:hanging="360"/>
      </w:pPr>
    </w:lvl>
    <w:lvl w:ilvl="1" w:tplc="51AEDCF4">
      <w:numFmt w:val="decimal"/>
      <w:lvlText w:val=""/>
      <w:lvlJc w:val="left"/>
    </w:lvl>
    <w:lvl w:ilvl="2" w:tplc="F6DAA3A0">
      <w:numFmt w:val="decimal"/>
      <w:lvlText w:val=""/>
      <w:lvlJc w:val="left"/>
    </w:lvl>
    <w:lvl w:ilvl="3" w:tplc="A1167846">
      <w:numFmt w:val="decimal"/>
      <w:lvlText w:val=""/>
      <w:lvlJc w:val="left"/>
    </w:lvl>
    <w:lvl w:ilvl="4" w:tplc="A4F02608">
      <w:numFmt w:val="decimal"/>
      <w:lvlText w:val=""/>
      <w:lvlJc w:val="left"/>
    </w:lvl>
    <w:lvl w:ilvl="5" w:tplc="74DA4958">
      <w:numFmt w:val="decimal"/>
      <w:lvlText w:val=""/>
      <w:lvlJc w:val="left"/>
    </w:lvl>
    <w:lvl w:ilvl="6" w:tplc="1958905E">
      <w:numFmt w:val="decimal"/>
      <w:lvlText w:val=""/>
      <w:lvlJc w:val="left"/>
    </w:lvl>
    <w:lvl w:ilvl="7" w:tplc="010438AA">
      <w:numFmt w:val="decimal"/>
      <w:lvlText w:val=""/>
      <w:lvlJc w:val="left"/>
    </w:lvl>
    <w:lvl w:ilvl="8" w:tplc="2A989898">
      <w:numFmt w:val="decimal"/>
      <w:lvlText w:val=""/>
      <w:lvlJc w:val="left"/>
    </w:lvl>
  </w:abstractNum>
  <w:abstractNum w:abstractNumId="124" w15:restartNumberingAfterBreak="0">
    <w:nsid w:val="59351148"/>
    <w:multiLevelType w:val="hybridMultilevel"/>
    <w:tmpl w:val="1C7287EA"/>
    <w:lvl w:ilvl="0" w:tplc="A93046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93F14C4"/>
    <w:multiLevelType w:val="multilevel"/>
    <w:tmpl w:val="B820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491348"/>
    <w:multiLevelType w:val="hybridMultilevel"/>
    <w:tmpl w:val="CA8255AA"/>
    <w:lvl w:ilvl="0" w:tplc="1A487DBC">
      <w:start w:val="1"/>
      <w:numFmt w:val="lowerLetter"/>
      <w:lvlText w:val="%1)"/>
      <w:lvlJc w:val="left"/>
      <w:pPr>
        <w:tabs>
          <w:tab w:val="num" w:pos="1080"/>
        </w:tabs>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7" w15:restartNumberingAfterBreak="0">
    <w:nsid w:val="59FB4761"/>
    <w:multiLevelType w:val="multilevel"/>
    <w:tmpl w:val="2CB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165958"/>
    <w:multiLevelType w:val="hybridMultilevel"/>
    <w:tmpl w:val="256852CE"/>
    <w:lvl w:ilvl="0" w:tplc="04090017">
      <w:start w:val="1"/>
      <w:numFmt w:val="lowerLetter"/>
      <w:lvlText w:val="%1)"/>
      <w:lvlJc w:val="left"/>
      <w:pPr>
        <w:tabs>
          <w:tab w:val="num" w:pos="1080"/>
        </w:tabs>
        <w:ind w:left="720" w:hanging="360"/>
      </w:pPr>
    </w:lvl>
    <w:lvl w:ilvl="1" w:tplc="D662FF28">
      <w:numFmt w:val="decimal"/>
      <w:lvlText w:val=""/>
      <w:lvlJc w:val="left"/>
    </w:lvl>
    <w:lvl w:ilvl="2" w:tplc="496AEE56">
      <w:numFmt w:val="decimal"/>
      <w:lvlText w:val=""/>
      <w:lvlJc w:val="left"/>
    </w:lvl>
    <w:lvl w:ilvl="3" w:tplc="FAD8B220">
      <w:numFmt w:val="decimal"/>
      <w:lvlText w:val=""/>
      <w:lvlJc w:val="left"/>
    </w:lvl>
    <w:lvl w:ilvl="4" w:tplc="12C67AF0">
      <w:numFmt w:val="decimal"/>
      <w:lvlText w:val=""/>
      <w:lvlJc w:val="left"/>
    </w:lvl>
    <w:lvl w:ilvl="5" w:tplc="C446333E">
      <w:numFmt w:val="decimal"/>
      <w:lvlText w:val=""/>
      <w:lvlJc w:val="left"/>
    </w:lvl>
    <w:lvl w:ilvl="6" w:tplc="37449ED4">
      <w:numFmt w:val="decimal"/>
      <w:lvlText w:val=""/>
      <w:lvlJc w:val="left"/>
    </w:lvl>
    <w:lvl w:ilvl="7" w:tplc="B71427A2">
      <w:numFmt w:val="decimal"/>
      <w:lvlText w:val=""/>
      <w:lvlJc w:val="left"/>
    </w:lvl>
    <w:lvl w:ilvl="8" w:tplc="D26861B2">
      <w:numFmt w:val="decimal"/>
      <w:lvlText w:val=""/>
      <w:lvlJc w:val="left"/>
    </w:lvl>
  </w:abstractNum>
  <w:abstractNum w:abstractNumId="129" w15:restartNumberingAfterBreak="0">
    <w:nsid w:val="5B483120"/>
    <w:multiLevelType w:val="multilevel"/>
    <w:tmpl w:val="5B483120"/>
    <w:lvl w:ilvl="0">
      <w:start w:val="1"/>
      <w:numFmt w:val="lowerLetter"/>
      <w:lvlText w:val="%1)"/>
      <w:lvlJc w:val="left"/>
      <w:pPr>
        <w:tabs>
          <w:tab w:val="left" w:pos="845"/>
        </w:tabs>
        <w:ind w:left="845" w:hanging="141"/>
      </w:pPr>
      <w:rPr>
        <w:rFonts w:hint="default"/>
      </w:rPr>
    </w:lvl>
    <w:lvl w:ilvl="1">
      <w:start w:val="1"/>
      <w:numFmt w:val="lowerLetter"/>
      <w:lvlText w:val="%2."/>
      <w:lvlJc w:val="left"/>
      <w:pPr>
        <w:tabs>
          <w:tab w:val="left" w:pos="845"/>
        </w:tabs>
        <w:ind w:left="845" w:firstLine="28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130" w15:restartNumberingAfterBreak="0">
    <w:nsid w:val="5BDA789D"/>
    <w:multiLevelType w:val="hybridMultilevel"/>
    <w:tmpl w:val="27AE8990"/>
    <w:lvl w:ilvl="0" w:tplc="CF6CFF2E">
      <w:start w:val="1"/>
      <w:numFmt w:val="lowerLetter"/>
      <w:lvlText w:val="%1)"/>
      <w:lvlJc w:val="left"/>
      <w:pPr>
        <w:tabs>
          <w:tab w:val="num" w:pos="1080"/>
        </w:tabs>
        <w:ind w:left="720" w:hanging="360"/>
      </w:pPr>
      <w:rPr>
        <w:rFonts w:ascii="Palatino Linotype" w:eastAsia="Georgia" w:hAnsi="Palatino Linotype" w:cs="Georgia"/>
      </w:rPr>
    </w:lvl>
    <w:lvl w:ilvl="1" w:tplc="19948A3E">
      <w:numFmt w:val="decimal"/>
      <w:lvlText w:val=""/>
      <w:lvlJc w:val="left"/>
    </w:lvl>
    <w:lvl w:ilvl="2" w:tplc="EA3ED9EE">
      <w:numFmt w:val="decimal"/>
      <w:lvlText w:val=""/>
      <w:lvlJc w:val="left"/>
    </w:lvl>
    <w:lvl w:ilvl="3" w:tplc="418C181A">
      <w:numFmt w:val="decimal"/>
      <w:lvlText w:val=""/>
      <w:lvlJc w:val="left"/>
    </w:lvl>
    <w:lvl w:ilvl="4" w:tplc="FE98B278">
      <w:numFmt w:val="decimal"/>
      <w:lvlText w:val=""/>
      <w:lvlJc w:val="left"/>
    </w:lvl>
    <w:lvl w:ilvl="5" w:tplc="28AA5642">
      <w:numFmt w:val="decimal"/>
      <w:lvlText w:val=""/>
      <w:lvlJc w:val="left"/>
    </w:lvl>
    <w:lvl w:ilvl="6" w:tplc="B212E838">
      <w:numFmt w:val="decimal"/>
      <w:lvlText w:val=""/>
      <w:lvlJc w:val="left"/>
    </w:lvl>
    <w:lvl w:ilvl="7" w:tplc="5180064C">
      <w:numFmt w:val="decimal"/>
      <w:lvlText w:val=""/>
      <w:lvlJc w:val="left"/>
    </w:lvl>
    <w:lvl w:ilvl="8" w:tplc="F9E68DB4">
      <w:numFmt w:val="decimal"/>
      <w:lvlText w:val=""/>
      <w:lvlJc w:val="left"/>
    </w:lvl>
  </w:abstractNum>
  <w:abstractNum w:abstractNumId="131" w15:restartNumberingAfterBreak="0">
    <w:nsid w:val="5BEC3AFD"/>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5C03292F"/>
    <w:multiLevelType w:val="hybridMultilevel"/>
    <w:tmpl w:val="4BF448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974DD8"/>
    <w:multiLevelType w:val="hybridMultilevel"/>
    <w:tmpl w:val="33E2C90C"/>
    <w:lvl w:ilvl="0" w:tplc="FFFFFFF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4" w15:restartNumberingAfterBreak="0">
    <w:nsid w:val="5D135FCC"/>
    <w:multiLevelType w:val="hybridMultilevel"/>
    <w:tmpl w:val="DAD6EC3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5" w15:restartNumberingAfterBreak="0">
    <w:nsid w:val="5D1C5836"/>
    <w:multiLevelType w:val="hybridMultilevel"/>
    <w:tmpl w:val="512C6802"/>
    <w:lvl w:ilvl="0" w:tplc="95FA16BE">
      <w:start w:val="1"/>
      <w:numFmt w:val="lowerLetter"/>
      <w:lvlText w:val="%1)"/>
      <w:lvlJc w:val="left"/>
      <w:pPr>
        <w:tabs>
          <w:tab w:val="num" w:pos="1080"/>
        </w:tabs>
        <w:ind w:left="720" w:hanging="360"/>
      </w:pPr>
      <w:rPr>
        <w:rFonts w:ascii="Palatino Linotype" w:eastAsia="Georgia" w:hAnsi="Palatino Linotype" w:cs="Georgia"/>
      </w:rPr>
    </w:lvl>
    <w:lvl w:ilvl="1" w:tplc="D00026D8">
      <w:numFmt w:val="decimal"/>
      <w:lvlText w:val=""/>
      <w:lvlJc w:val="left"/>
    </w:lvl>
    <w:lvl w:ilvl="2" w:tplc="BAE68C6E">
      <w:numFmt w:val="decimal"/>
      <w:lvlText w:val=""/>
      <w:lvlJc w:val="left"/>
    </w:lvl>
    <w:lvl w:ilvl="3" w:tplc="F0766E98">
      <w:numFmt w:val="decimal"/>
      <w:lvlText w:val=""/>
      <w:lvlJc w:val="left"/>
    </w:lvl>
    <w:lvl w:ilvl="4" w:tplc="3B1A9E18">
      <w:numFmt w:val="decimal"/>
      <w:lvlText w:val=""/>
      <w:lvlJc w:val="left"/>
    </w:lvl>
    <w:lvl w:ilvl="5" w:tplc="6CAEAECE">
      <w:numFmt w:val="decimal"/>
      <w:lvlText w:val=""/>
      <w:lvlJc w:val="left"/>
    </w:lvl>
    <w:lvl w:ilvl="6" w:tplc="C2D4EA76">
      <w:numFmt w:val="decimal"/>
      <w:lvlText w:val=""/>
      <w:lvlJc w:val="left"/>
    </w:lvl>
    <w:lvl w:ilvl="7" w:tplc="4E7437E8">
      <w:numFmt w:val="decimal"/>
      <w:lvlText w:val=""/>
      <w:lvlJc w:val="left"/>
    </w:lvl>
    <w:lvl w:ilvl="8" w:tplc="28F0F222">
      <w:numFmt w:val="decimal"/>
      <w:lvlText w:val=""/>
      <w:lvlJc w:val="left"/>
    </w:lvl>
  </w:abstractNum>
  <w:abstractNum w:abstractNumId="136" w15:restartNumberingAfterBreak="0">
    <w:nsid w:val="5D5D76D0"/>
    <w:multiLevelType w:val="multilevel"/>
    <w:tmpl w:val="B18E24DC"/>
    <w:lvl w:ilvl="0">
      <w:start w:val="2"/>
      <w:numFmt w:val="lowerLetter"/>
      <w:lvlText w:val="%1)"/>
      <w:lvlJc w:val="left"/>
      <w:pPr>
        <w:tabs>
          <w:tab w:val="num" w:pos="845"/>
        </w:tabs>
        <w:ind w:left="845" w:hanging="65"/>
      </w:pPr>
      <w:rPr>
        <w:rFonts w:ascii="Palatino Linotype" w:hAnsi="Palatino Linotype" w:hint="default"/>
      </w:rPr>
    </w:lvl>
    <w:lvl w:ilvl="1">
      <w:start w:val="1"/>
      <w:numFmt w:val="lowerLetter"/>
      <w:lvlText w:val="%2."/>
      <w:lvlJc w:val="left"/>
      <w:pPr>
        <w:tabs>
          <w:tab w:val="num" w:pos="845"/>
        </w:tabs>
        <w:ind w:left="845" w:firstLine="655"/>
      </w:pPr>
      <w:rPr>
        <w:rFonts w:hint="default"/>
      </w:rPr>
    </w:lvl>
    <w:lvl w:ilvl="2">
      <w:start w:val="1"/>
      <w:numFmt w:val="lowerRoman"/>
      <w:lvlText w:val="%3."/>
      <w:lvlJc w:val="right"/>
      <w:pPr>
        <w:tabs>
          <w:tab w:val="num" w:pos="845"/>
        </w:tabs>
        <w:ind w:left="845" w:firstLine="1555"/>
      </w:pPr>
      <w:rPr>
        <w:rFonts w:hint="default"/>
      </w:rPr>
    </w:lvl>
    <w:lvl w:ilvl="3">
      <w:start w:val="3"/>
      <w:numFmt w:val="decimal"/>
      <w:lvlText w:val="%4."/>
      <w:lvlJc w:val="left"/>
      <w:pPr>
        <w:tabs>
          <w:tab w:val="num" w:pos="845"/>
        </w:tabs>
        <w:ind w:left="845" w:firstLine="2095"/>
      </w:pPr>
      <w:rPr>
        <w:rFonts w:hint="default"/>
      </w:rPr>
    </w:lvl>
    <w:lvl w:ilvl="4">
      <w:start w:val="1"/>
      <w:numFmt w:val="lowerLetter"/>
      <w:lvlText w:val="%5."/>
      <w:lvlJc w:val="left"/>
      <w:pPr>
        <w:tabs>
          <w:tab w:val="num" w:pos="845"/>
        </w:tabs>
        <w:ind w:left="845" w:firstLine="2815"/>
      </w:pPr>
      <w:rPr>
        <w:rFonts w:hint="default"/>
      </w:rPr>
    </w:lvl>
    <w:lvl w:ilvl="5">
      <w:start w:val="1"/>
      <w:numFmt w:val="lowerRoman"/>
      <w:lvlText w:val="%6."/>
      <w:lvlJc w:val="right"/>
      <w:pPr>
        <w:tabs>
          <w:tab w:val="num" w:pos="845"/>
        </w:tabs>
        <w:ind w:left="845" w:firstLine="3715"/>
      </w:pPr>
      <w:rPr>
        <w:rFonts w:hint="default"/>
      </w:rPr>
    </w:lvl>
    <w:lvl w:ilvl="6">
      <w:start w:val="1"/>
      <w:numFmt w:val="decimal"/>
      <w:lvlText w:val="%7."/>
      <w:lvlJc w:val="left"/>
      <w:pPr>
        <w:tabs>
          <w:tab w:val="num" w:pos="845"/>
        </w:tabs>
        <w:ind w:left="845" w:firstLine="4255"/>
      </w:pPr>
      <w:rPr>
        <w:rFonts w:hint="default"/>
      </w:rPr>
    </w:lvl>
    <w:lvl w:ilvl="7">
      <w:start w:val="1"/>
      <w:numFmt w:val="lowerLetter"/>
      <w:lvlText w:val="%8."/>
      <w:lvlJc w:val="left"/>
      <w:pPr>
        <w:tabs>
          <w:tab w:val="num" w:pos="845"/>
        </w:tabs>
        <w:ind w:left="845" w:firstLine="4975"/>
      </w:pPr>
      <w:rPr>
        <w:rFonts w:hint="default"/>
      </w:rPr>
    </w:lvl>
    <w:lvl w:ilvl="8">
      <w:start w:val="1"/>
      <w:numFmt w:val="lowerRoman"/>
      <w:lvlText w:val="%9."/>
      <w:lvlJc w:val="right"/>
      <w:pPr>
        <w:tabs>
          <w:tab w:val="num" w:pos="845"/>
        </w:tabs>
        <w:ind w:left="845" w:firstLine="5875"/>
      </w:pPr>
      <w:rPr>
        <w:rFonts w:hint="default"/>
      </w:rPr>
    </w:lvl>
  </w:abstractNum>
  <w:abstractNum w:abstractNumId="137" w15:restartNumberingAfterBreak="0">
    <w:nsid w:val="5E595322"/>
    <w:multiLevelType w:val="hybridMultilevel"/>
    <w:tmpl w:val="C55E53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E843B5F"/>
    <w:multiLevelType w:val="hybridMultilevel"/>
    <w:tmpl w:val="E7041380"/>
    <w:lvl w:ilvl="0" w:tplc="6314769E">
      <w:start w:val="1"/>
      <w:numFmt w:val="lowerLetter"/>
      <w:lvlText w:val="%1)"/>
      <w:lvlJc w:val="left"/>
      <w:pPr>
        <w:ind w:left="720" w:hanging="360"/>
      </w:pPr>
      <w:rPr>
        <w:rFonts w:eastAsiaTheme="minorEastAsia"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9" w15:restartNumberingAfterBreak="0">
    <w:nsid w:val="5EAD6752"/>
    <w:multiLevelType w:val="hybridMultilevel"/>
    <w:tmpl w:val="50787282"/>
    <w:lvl w:ilvl="0" w:tplc="04090017">
      <w:start w:val="1"/>
      <w:numFmt w:val="lowerLetter"/>
      <w:lvlText w:val="%1)"/>
      <w:lvlJc w:val="left"/>
      <w:pPr>
        <w:tabs>
          <w:tab w:val="num" w:pos="1080"/>
        </w:tabs>
        <w:ind w:left="720" w:hanging="360"/>
      </w:pPr>
    </w:lvl>
    <w:lvl w:ilvl="1" w:tplc="03D2FA08">
      <w:numFmt w:val="decimal"/>
      <w:lvlText w:val=""/>
      <w:lvlJc w:val="left"/>
    </w:lvl>
    <w:lvl w:ilvl="2" w:tplc="B9D84678">
      <w:numFmt w:val="decimal"/>
      <w:lvlText w:val=""/>
      <w:lvlJc w:val="left"/>
    </w:lvl>
    <w:lvl w:ilvl="3" w:tplc="F4C6E2FE">
      <w:numFmt w:val="decimal"/>
      <w:lvlText w:val=""/>
      <w:lvlJc w:val="left"/>
    </w:lvl>
    <w:lvl w:ilvl="4" w:tplc="B18244E2">
      <w:numFmt w:val="decimal"/>
      <w:lvlText w:val=""/>
      <w:lvlJc w:val="left"/>
    </w:lvl>
    <w:lvl w:ilvl="5" w:tplc="06B2369C">
      <w:numFmt w:val="decimal"/>
      <w:lvlText w:val=""/>
      <w:lvlJc w:val="left"/>
    </w:lvl>
    <w:lvl w:ilvl="6" w:tplc="79D096FC">
      <w:numFmt w:val="decimal"/>
      <w:lvlText w:val=""/>
      <w:lvlJc w:val="left"/>
    </w:lvl>
    <w:lvl w:ilvl="7" w:tplc="AB1034A4">
      <w:numFmt w:val="decimal"/>
      <w:lvlText w:val=""/>
      <w:lvlJc w:val="left"/>
    </w:lvl>
    <w:lvl w:ilvl="8" w:tplc="F86CD944">
      <w:numFmt w:val="decimal"/>
      <w:lvlText w:val=""/>
      <w:lvlJc w:val="left"/>
    </w:lvl>
  </w:abstractNum>
  <w:abstractNum w:abstractNumId="140" w15:restartNumberingAfterBreak="0">
    <w:nsid w:val="5F0340B5"/>
    <w:multiLevelType w:val="hybridMultilevel"/>
    <w:tmpl w:val="C3F40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F06319D"/>
    <w:multiLevelType w:val="hybridMultilevel"/>
    <w:tmpl w:val="D19040DA"/>
    <w:lvl w:ilvl="0" w:tplc="5D5E66F4">
      <w:start w:val="1"/>
      <w:numFmt w:val="bullet"/>
      <w:lvlText w:val=""/>
      <w:lvlJc w:val="left"/>
      <w:pPr>
        <w:ind w:left="720" w:hanging="360"/>
      </w:pPr>
      <w:rPr>
        <w:rFonts w:ascii="Symbol" w:eastAsiaTheme="minorHAnsi" w:hAnsi="Symbol" w:cstheme="maj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FC85809"/>
    <w:multiLevelType w:val="hybridMultilevel"/>
    <w:tmpl w:val="F3EE8416"/>
    <w:lvl w:ilvl="0" w:tplc="C2BAD6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00C7FB0"/>
    <w:multiLevelType w:val="hybridMultilevel"/>
    <w:tmpl w:val="A0683D84"/>
    <w:lvl w:ilvl="0" w:tplc="B1B032CA">
      <w:start w:val="84"/>
      <w:numFmt w:val="decimal"/>
      <w:lvlText w:val="Bài %1."/>
      <w:lvlJc w:val="right"/>
      <w:pPr>
        <w:ind w:left="720" w:hanging="360"/>
      </w:pPr>
      <w:rPr>
        <w:rFonts w:hint="default"/>
        <w:b/>
        <w:i w:val="0"/>
        <w:caps w:val="0"/>
        <w:strike w:val="0"/>
        <w:dstrike w:val="0"/>
        <w:shadow w:val="0"/>
        <w:emboss w:val="0"/>
        <w:imprint w:val="0"/>
        <w:vanish w:val="0"/>
        <w:sz w:val="32"/>
        <w:szCs w:val="32"/>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4" w15:restartNumberingAfterBreak="0">
    <w:nsid w:val="60950C35"/>
    <w:multiLevelType w:val="hybridMultilevel"/>
    <w:tmpl w:val="A3CC65FC"/>
    <w:lvl w:ilvl="0" w:tplc="FFFFFFFF">
      <w:start w:val="1"/>
      <w:numFmt w:val="decimal"/>
      <w:lvlText w:val="Bài %1."/>
      <w:lvlJc w:val="left"/>
      <w:pPr>
        <w:ind w:left="1351" w:hanging="360"/>
      </w:pPr>
      <w:rPr>
        <w:rFonts w:ascii="Palatino Linotype" w:hAnsi="Palatino Linotype" w:hint="default"/>
        <w:b/>
        <w:i w:val="0"/>
        <w:color w:val="auto"/>
        <w:sz w:val="26"/>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14C6B83"/>
    <w:multiLevelType w:val="hybridMultilevel"/>
    <w:tmpl w:val="616AA2C0"/>
    <w:lvl w:ilvl="0" w:tplc="30C8D5AA">
      <w:start w:val="1"/>
      <w:numFmt w:val="lowerLetter"/>
      <w:lvlText w:val="%1)"/>
      <w:lvlJc w:val="left"/>
      <w:pPr>
        <w:ind w:left="720" w:hanging="360"/>
      </w:pPr>
      <w:rPr>
        <w:rFonts w:eastAsia="Georgia" w:cs="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15715C1"/>
    <w:multiLevelType w:val="hybridMultilevel"/>
    <w:tmpl w:val="0EBA59A8"/>
    <w:lvl w:ilvl="0" w:tplc="5D5E66F4">
      <w:start w:val="1"/>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1BE6F79"/>
    <w:multiLevelType w:val="hybridMultilevel"/>
    <w:tmpl w:val="0A2EE188"/>
    <w:lvl w:ilvl="0" w:tplc="3DA65C72">
      <w:start w:val="1"/>
      <w:numFmt w:val="lowerLetter"/>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48" w15:restartNumberingAfterBreak="0">
    <w:nsid w:val="6253666B"/>
    <w:multiLevelType w:val="multilevel"/>
    <w:tmpl w:val="A1CA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9F29FB"/>
    <w:multiLevelType w:val="hybridMultilevel"/>
    <w:tmpl w:val="F6141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3157851"/>
    <w:multiLevelType w:val="hybridMultilevel"/>
    <w:tmpl w:val="A71ED1AE"/>
    <w:lvl w:ilvl="0" w:tplc="63CAB588">
      <w:start w:val="1"/>
      <w:numFmt w:val="decimal"/>
      <w:lvlText w:val="Bài %1."/>
      <w:lvlJc w:val="left"/>
      <w:pPr>
        <w:tabs>
          <w:tab w:val="num" w:pos="792"/>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63BB5226"/>
    <w:multiLevelType w:val="hybridMultilevel"/>
    <w:tmpl w:val="C0DC4188"/>
    <w:lvl w:ilvl="0" w:tplc="04090017">
      <w:start w:val="1"/>
      <w:numFmt w:val="lowerLetter"/>
      <w:lvlText w:val="%1)"/>
      <w:lvlJc w:val="left"/>
      <w:pPr>
        <w:tabs>
          <w:tab w:val="num" w:pos="1080"/>
        </w:tabs>
        <w:ind w:left="720" w:hanging="360"/>
      </w:pPr>
    </w:lvl>
    <w:lvl w:ilvl="1" w:tplc="A7F29A98">
      <w:numFmt w:val="decimal"/>
      <w:lvlText w:val=""/>
      <w:lvlJc w:val="left"/>
    </w:lvl>
    <w:lvl w:ilvl="2" w:tplc="47E48D0A">
      <w:numFmt w:val="decimal"/>
      <w:lvlText w:val=""/>
      <w:lvlJc w:val="left"/>
    </w:lvl>
    <w:lvl w:ilvl="3" w:tplc="2D988C2C">
      <w:numFmt w:val="decimal"/>
      <w:lvlText w:val=""/>
      <w:lvlJc w:val="left"/>
    </w:lvl>
    <w:lvl w:ilvl="4" w:tplc="E6EC8822">
      <w:numFmt w:val="decimal"/>
      <w:lvlText w:val=""/>
      <w:lvlJc w:val="left"/>
    </w:lvl>
    <w:lvl w:ilvl="5" w:tplc="28746C48">
      <w:numFmt w:val="decimal"/>
      <w:lvlText w:val=""/>
      <w:lvlJc w:val="left"/>
    </w:lvl>
    <w:lvl w:ilvl="6" w:tplc="96ACCE50">
      <w:numFmt w:val="decimal"/>
      <w:lvlText w:val=""/>
      <w:lvlJc w:val="left"/>
    </w:lvl>
    <w:lvl w:ilvl="7" w:tplc="7EF61A60">
      <w:numFmt w:val="decimal"/>
      <w:lvlText w:val=""/>
      <w:lvlJc w:val="left"/>
    </w:lvl>
    <w:lvl w:ilvl="8" w:tplc="5F001B30">
      <w:numFmt w:val="decimal"/>
      <w:lvlText w:val=""/>
      <w:lvlJc w:val="left"/>
    </w:lvl>
  </w:abstractNum>
  <w:abstractNum w:abstractNumId="152" w15:restartNumberingAfterBreak="0">
    <w:nsid w:val="656D4C5E"/>
    <w:multiLevelType w:val="hybridMultilevel"/>
    <w:tmpl w:val="C7B02ECA"/>
    <w:lvl w:ilvl="0" w:tplc="04090017">
      <w:start w:val="1"/>
      <w:numFmt w:val="lowerLetter"/>
      <w:lvlText w:val="%1)"/>
      <w:lvlJc w:val="left"/>
      <w:pPr>
        <w:tabs>
          <w:tab w:val="num" w:pos="1080"/>
        </w:tabs>
        <w:ind w:left="720" w:hanging="360"/>
      </w:pPr>
    </w:lvl>
    <w:lvl w:ilvl="1" w:tplc="235E2F04">
      <w:numFmt w:val="decimal"/>
      <w:lvlText w:val=""/>
      <w:lvlJc w:val="left"/>
    </w:lvl>
    <w:lvl w:ilvl="2" w:tplc="18DC3202">
      <w:numFmt w:val="decimal"/>
      <w:lvlText w:val=""/>
      <w:lvlJc w:val="left"/>
    </w:lvl>
    <w:lvl w:ilvl="3" w:tplc="C0C615C4">
      <w:numFmt w:val="decimal"/>
      <w:lvlText w:val=""/>
      <w:lvlJc w:val="left"/>
    </w:lvl>
    <w:lvl w:ilvl="4" w:tplc="86561758">
      <w:numFmt w:val="decimal"/>
      <w:lvlText w:val=""/>
      <w:lvlJc w:val="left"/>
    </w:lvl>
    <w:lvl w:ilvl="5" w:tplc="0B4495E2">
      <w:numFmt w:val="decimal"/>
      <w:lvlText w:val=""/>
      <w:lvlJc w:val="left"/>
    </w:lvl>
    <w:lvl w:ilvl="6" w:tplc="6F06C86A">
      <w:numFmt w:val="decimal"/>
      <w:lvlText w:val=""/>
      <w:lvlJc w:val="left"/>
    </w:lvl>
    <w:lvl w:ilvl="7" w:tplc="21C28C4C">
      <w:numFmt w:val="decimal"/>
      <w:lvlText w:val=""/>
      <w:lvlJc w:val="left"/>
    </w:lvl>
    <w:lvl w:ilvl="8" w:tplc="B0CCEDD6">
      <w:numFmt w:val="decimal"/>
      <w:lvlText w:val=""/>
      <w:lvlJc w:val="left"/>
    </w:lvl>
  </w:abstractNum>
  <w:abstractNum w:abstractNumId="153" w15:restartNumberingAfterBreak="0">
    <w:nsid w:val="659540DD"/>
    <w:multiLevelType w:val="hybridMultilevel"/>
    <w:tmpl w:val="D7045BAE"/>
    <w:lvl w:ilvl="0" w:tplc="04090017">
      <w:start w:val="1"/>
      <w:numFmt w:val="lowerLetter"/>
      <w:lvlText w:val="%1)"/>
      <w:lvlJc w:val="left"/>
      <w:pPr>
        <w:tabs>
          <w:tab w:val="num" w:pos="1080"/>
        </w:tabs>
        <w:ind w:left="720" w:hanging="360"/>
      </w:pPr>
    </w:lvl>
    <w:lvl w:ilvl="1" w:tplc="ACF017FA">
      <w:numFmt w:val="decimal"/>
      <w:lvlText w:val=""/>
      <w:lvlJc w:val="left"/>
    </w:lvl>
    <w:lvl w:ilvl="2" w:tplc="4B6016CA">
      <w:numFmt w:val="decimal"/>
      <w:lvlText w:val=""/>
      <w:lvlJc w:val="left"/>
    </w:lvl>
    <w:lvl w:ilvl="3" w:tplc="AFAA7DAC">
      <w:numFmt w:val="decimal"/>
      <w:lvlText w:val=""/>
      <w:lvlJc w:val="left"/>
    </w:lvl>
    <w:lvl w:ilvl="4" w:tplc="B33CBD2E">
      <w:numFmt w:val="decimal"/>
      <w:lvlText w:val=""/>
      <w:lvlJc w:val="left"/>
    </w:lvl>
    <w:lvl w:ilvl="5" w:tplc="24D43DB8">
      <w:numFmt w:val="decimal"/>
      <w:lvlText w:val=""/>
      <w:lvlJc w:val="left"/>
    </w:lvl>
    <w:lvl w:ilvl="6" w:tplc="4A866130">
      <w:numFmt w:val="decimal"/>
      <w:lvlText w:val=""/>
      <w:lvlJc w:val="left"/>
    </w:lvl>
    <w:lvl w:ilvl="7" w:tplc="E5AA577A">
      <w:numFmt w:val="decimal"/>
      <w:lvlText w:val=""/>
      <w:lvlJc w:val="left"/>
    </w:lvl>
    <w:lvl w:ilvl="8" w:tplc="436C0990">
      <w:numFmt w:val="decimal"/>
      <w:lvlText w:val=""/>
      <w:lvlJc w:val="left"/>
    </w:lvl>
  </w:abstractNum>
  <w:abstractNum w:abstractNumId="154" w15:restartNumberingAfterBreak="0">
    <w:nsid w:val="6625783B"/>
    <w:multiLevelType w:val="hybridMultilevel"/>
    <w:tmpl w:val="366AD9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64526A2"/>
    <w:multiLevelType w:val="multilevel"/>
    <w:tmpl w:val="A1FC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C84254"/>
    <w:multiLevelType w:val="hybridMultilevel"/>
    <w:tmpl w:val="BEEC02A4"/>
    <w:lvl w:ilvl="0" w:tplc="18EC90A6">
      <w:start w:val="65"/>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7433B5B"/>
    <w:multiLevelType w:val="hybridMultilevel"/>
    <w:tmpl w:val="7188E22A"/>
    <w:lvl w:ilvl="0" w:tplc="EAB82E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7980BFB"/>
    <w:multiLevelType w:val="hybridMultilevel"/>
    <w:tmpl w:val="C52CA854"/>
    <w:lvl w:ilvl="0" w:tplc="D616A6F4">
      <w:start w:val="1"/>
      <w:numFmt w:val="decimal"/>
      <w:lvlText w:val="Bài %1."/>
      <w:lvlJc w:val="left"/>
      <w:pPr>
        <w:ind w:left="1351" w:hanging="360"/>
      </w:pPr>
      <w:rPr>
        <w:rFonts w:ascii="Palatino Linotype" w:hAnsi="Palatino Linotype" w:hint="default"/>
        <w:b/>
        <w:i w:val="0"/>
        <w:color w:val="auto"/>
        <w:sz w:val="26"/>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9" w15:restartNumberingAfterBreak="0">
    <w:nsid w:val="686F4770"/>
    <w:multiLevelType w:val="hybridMultilevel"/>
    <w:tmpl w:val="1BCE02B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8816CB4"/>
    <w:multiLevelType w:val="hybridMultilevel"/>
    <w:tmpl w:val="21CCE3A2"/>
    <w:lvl w:ilvl="0" w:tplc="4D8438D6">
      <w:start w:val="23"/>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8B12B21"/>
    <w:multiLevelType w:val="hybridMultilevel"/>
    <w:tmpl w:val="A3E40ACA"/>
    <w:lvl w:ilvl="0" w:tplc="58843300">
      <w:start w:val="3"/>
      <w:numFmt w:val="lowerLetter"/>
      <w:lvlText w:val="%1)"/>
      <w:lvlJc w:val="left"/>
      <w:pPr>
        <w:tabs>
          <w:tab w:val="num" w:pos="1080"/>
        </w:tabs>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2" w15:restartNumberingAfterBreak="0">
    <w:nsid w:val="68E85FA1"/>
    <w:multiLevelType w:val="hybridMultilevel"/>
    <w:tmpl w:val="4BF448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691F16AB"/>
    <w:multiLevelType w:val="hybridMultilevel"/>
    <w:tmpl w:val="0E5431BE"/>
    <w:lvl w:ilvl="0" w:tplc="63CAB588">
      <w:start w:val="1"/>
      <w:numFmt w:val="decimal"/>
      <w:lvlText w:val="Bài %1."/>
      <w:lvlJc w:val="left"/>
      <w:pPr>
        <w:tabs>
          <w:tab w:val="num" w:pos="792"/>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6A150199"/>
    <w:multiLevelType w:val="multilevel"/>
    <w:tmpl w:val="E16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232026"/>
    <w:multiLevelType w:val="hybridMultilevel"/>
    <w:tmpl w:val="407E6F52"/>
    <w:lvl w:ilvl="0" w:tplc="D33C1F3A">
      <w:start w:val="1"/>
      <w:numFmt w:val="lowerLetter"/>
      <w:lvlText w:val="%1)"/>
      <w:lvlJc w:val="left"/>
      <w:pPr>
        <w:ind w:left="644" w:hanging="360"/>
      </w:pPr>
      <w:rPr>
        <w:rFonts w:eastAsiaTheme="min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6" w15:restartNumberingAfterBreak="0">
    <w:nsid w:val="6B171D8B"/>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BFE3A3A"/>
    <w:multiLevelType w:val="multilevel"/>
    <w:tmpl w:val="EFB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2A6064"/>
    <w:multiLevelType w:val="hybridMultilevel"/>
    <w:tmpl w:val="27AE8990"/>
    <w:lvl w:ilvl="0" w:tplc="FFFFFFFF">
      <w:start w:val="1"/>
      <w:numFmt w:val="lowerLetter"/>
      <w:lvlText w:val="%1)"/>
      <w:lvlJc w:val="left"/>
      <w:pPr>
        <w:tabs>
          <w:tab w:val="num" w:pos="1080"/>
        </w:tabs>
        <w:ind w:left="720" w:hanging="360"/>
      </w:pPr>
      <w:rPr>
        <w:rFonts w:ascii="Palatino Linotype" w:eastAsia="Georgia" w:hAnsi="Palatino Linotype" w:cs="Georg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6C7F0072"/>
    <w:multiLevelType w:val="multilevel"/>
    <w:tmpl w:val="625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E26ED5"/>
    <w:multiLevelType w:val="hybridMultilevel"/>
    <w:tmpl w:val="36B4F930"/>
    <w:lvl w:ilvl="0" w:tplc="D616A6F4">
      <w:start w:val="1"/>
      <w:numFmt w:val="decimal"/>
      <w:lvlText w:val="Bài %1."/>
      <w:lvlJc w:val="left"/>
      <w:pPr>
        <w:ind w:left="1351" w:hanging="360"/>
      </w:pPr>
      <w:rPr>
        <w:rFonts w:ascii="Palatino Linotype" w:hAnsi="Palatino Linotype" w:hint="default"/>
        <w:b/>
        <w:i w:val="0"/>
        <w:color w:val="auto"/>
        <w:sz w:val="26"/>
        <w:szCs w:val="22"/>
      </w:rPr>
    </w:lvl>
    <w:lvl w:ilvl="1" w:tplc="042A0019" w:tentative="1">
      <w:start w:val="1"/>
      <w:numFmt w:val="lowerLetter"/>
      <w:lvlText w:val="%2."/>
      <w:lvlJc w:val="left"/>
      <w:pPr>
        <w:ind w:left="1787" w:hanging="360"/>
      </w:pPr>
    </w:lvl>
    <w:lvl w:ilvl="2" w:tplc="042A001B" w:tentative="1">
      <w:start w:val="1"/>
      <w:numFmt w:val="lowerRoman"/>
      <w:lvlText w:val="%3."/>
      <w:lvlJc w:val="right"/>
      <w:pPr>
        <w:ind w:left="2507" w:hanging="180"/>
      </w:pPr>
    </w:lvl>
    <w:lvl w:ilvl="3" w:tplc="042A000F" w:tentative="1">
      <w:start w:val="1"/>
      <w:numFmt w:val="decimal"/>
      <w:lvlText w:val="%4."/>
      <w:lvlJc w:val="left"/>
      <w:pPr>
        <w:ind w:left="3227" w:hanging="360"/>
      </w:pPr>
    </w:lvl>
    <w:lvl w:ilvl="4" w:tplc="042A0019" w:tentative="1">
      <w:start w:val="1"/>
      <w:numFmt w:val="lowerLetter"/>
      <w:lvlText w:val="%5."/>
      <w:lvlJc w:val="left"/>
      <w:pPr>
        <w:ind w:left="3947" w:hanging="360"/>
      </w:pPr>
    </w:lvl>
    <w:lvl w:ilvl="5" w:tplc="042A001B" w:tentative="1">
      <w:start w:val="1"/>
      <w:numFmt w:val="lowerRoman"/>
      <w:lvlText w:val="%6."/>
      <w:lvlJc w:val="right"/>
      <w:pPr>
        <w:ind w:left="4667" w:hanging="180"/>
      </w:pPr>
    </w:lvl>
    <w:lvl w:ilvl="6" w:tplc="042A000F" w:tentative="1">
      <w:start w:val="1"/>
      <w:numFmt w:val="decimal"/>
      <w:lvlText w:val="%7."/>
      <w:lvlJc w:val="left"/>
      <w:pPr>
        <w:ind w:left="5387" w:hanging="360"/>
      </w:pPr>
    </w:lvl>
    <w:lvl w:ilvl="7" w:tplc="042A0019" w:tentative="1">
      <w:start w:val="1"/>
      <w:numFmt w:val="lowerLetter"/>
      <w:lvlText w:val="%8."/>
      <w:lvlJc w:val="left"/>
      <w:pPr>
        <w:ind w:left="6107" w:hanging="360"/>
      </w:pPr>
    </w:lvl>
    <w:lvl w:ilvl="8" w:tplc="042A001B" w:tentative="1">
      <w:start w:val="1"/>
      <w:numFmt w:val="lowerRoman"/>
      <w:lvlText w:val="%9."/>
      <w:lvlJc w:val="right"/>
      <w:pPr>
        <w:ind w:left="6827" w:hanging="180"/>
      </w:pPr>
    </w:lvl>
  </w:abstractNum>
  <w:abstractNum w:abstractNumId="171" w15:restartNumberingAfterBreak="0">
    <w:nsid w:val="6DCF7F09"/>
    <w:multiLevelType w:val="hybridMultilevel"/>
    <w:tmpl w:val="AF3AD488"/>
    <w:lvl w:ilvl="0" w:tplc="04090017">
      <w:start w:val="1"/>
      <w:numFmt w:val="lowerLetter"/>
      <w:lvlText w:val="%1)"/>
      <w:lvlJc w:val="left"/>
      <w:pPr>
        <w:tabs>
          <w:tab w:val="num" w:pos="1080"/>
        </w:tabs>
        <w:ind w:left="720" w:hanging="360"/>
      </w:pPr>
    </w:lvl>
    <w:lvl w:ilvl="1" w:tplc="DFAAFA38">
      <w:numFmt w:val="decimal"/>
      <w:lvlText w:val=""/>
      <w:lvlJc w:val="left"/>
    </w:lvl>
    <w:lvl w:ilvl="2" w:tplc="F1C47870">
      <w:numFmt w:val="decimal"/>
      <w:lvlText w:val=""/>
      <w:lvlJc w:val="left"/>
    </w:lvl>
    <w:lvl w:ilvl="3" w:tplc="D55808DC">
      <w:numFmt w:val="decimal"/>
      <w:lvlText w:val=""/>
      <w:lvlJc w:val="left"/>
    </w:lvl>
    <w:lvl w:ilvl="4" w:tplc="2FFC2374">
      <w:numFmt w:val="decimal"/>
      <w:lvlText w:val=""/>
      <w:lvlJc w:val="left"/>
    </w:lvl>
    <w:lvl w:ilvl="5" w:tplc="7E9A5C28">
      <w:numFmt w:val="decimal"/>
      <w:lvlText w:val=""/>
      <w:lvlJc w:val="left"/>
    </w:lvl>
    <w:lvl w:ilvl="6" w:tplc="D3CE1740">
      <w:numFmt w:val="decimal"/>
      <w:lvlText w:val=""/>
      <w:lvlJc w:val="left"/>
    </w:lvl>
    <w:lvl w:ilvl="7" w:tplc="64E896AC">
      <w:numFmt w:val="decimal"/>
      <w:lvlText w:val=""/>
      <w:lvlJc w:val="left"/>
    </w:lvl>
    <w:lvl w:ilvl="8" w:tplc="CAE65FF0">
      <w:numFmt w:val="decimal"/>
      <w:lvlText w:val=""/>
      <w:lvlJc w:val="left"/>
    </w:lvl>
  </w:abstractNum>
  <w:abstractNum w:abstractNumId="172" w15:restartNumberingAfterBreak="0">
    <w:nsid w:val="6DFC2E88"/>
    <w:multiLevelType w:val="hybridMultilevel"/>
    <w:tmpl w:val="CCF0C7BA"/>
    <w:lvl w:ilvl="0" w:tplc="7ADA6F64">
      <w:start w:val="1"/>
      <w:numFmt w:val="low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E15677B"/>
    <w:multiLevelType w:val="hybridMultilevel"/>
    <w:tmpl w:val="534ACA24"/>
    <w:lvl w:ilvl="0" w:tplc="624C7B92">
      <w:start w:val="1"/>
      <w:numFmt w:val="bullet"/>
      <w:lvlText w:val="•"/>
      <w:lvlJc w:val="left"/>
      <w:pPr>
        <w:tabs>
          <w:tab w:val="num" w:pos="720"/>
        </w:tabs>
        <w:ind w:left="720" w:hanging="360"/>
      </w:pPr>
      <w:rPr>
        <w:rFonts w:ascii="Arial" w:hAnsi="Arial" w:hint="default"/>
      </w:rPr>
    </w:lvl>
    <w:lvl w:ilvl="1" w:tplc="34867F50" w:tentative="1">
      <w:start w:val="1"/>
      <w:numFmt w:val="bullet"/>
      <w:lvlText w:val="•"/>
      <w:lvlJc w:val="left"/>
      <w:pPr>
        <w:tabs>
          <w:tab w:val="num" w:pos="1440"/>
        </w:tabs>
        <w:ind w:left="1440" w:hanging="360"/>
      </w:pPr>
      <w:rPr>
        <w:rFonts w:ascii="Arial" w:hAnsi="Arial" w:hint="default"/>
      </w:rPr>
    </w:lvl>
    <w:lvl w:ilvl="2" w:tplc="A012435E" w:tentative="1">
      <w:start w:val="1"/>
      <w:numFmt w:val="bullet"/>
      <w:lvlText w:val="•"/>
      <w:lvlJc w:val="left"/>
      <w:pPr>
        <w:tabs>
          <w:tab w:val="num" w:pos="2160"/>
        </w:tabs>
        <w:ind w:left="2160" w:hanging="360"/>
      </w:pPr>
      <w:rPr>
        <w:rFonts w:ascii="Arial" w:hAnsi="Arial" w:hint="default"/>
      </w:rPr>
    </w:lvl>
    <w:lvl w:ilvl="3" w:tplc="E6746CC2" w:tentative="1">
      <w:start w:val="1"/>
      <w:numFmt w:val="bullet"/>
      <w:lvlText w:val="•"/>
      <w:lvlJc w:val="left"/>
      <w:pPr>
        <w:tabs>
          <w:tab w:val="num" w:pos="2880"/>
        </w:tabs>
        <w:ind w:left="2880" w:hanging="360"/>
      </w:pPr>
      <w:rPr>
        <w:rFonts w:ascii="Arial" w:hAnsi="Arial" w:hint="default"/>
      </w:rPr>
    </w:lvl>
    <w:lvl w:ilvl="4" w:tplc="E59AEBEE" w:tentative="1">
      <w:start w:val="1"/>
      <w:numFmt w:val="bullet"/>
      <w:lvlText w:val="•"/>
      <w:lvlJc w:val="left"/>
      <w:pPr>
        <w:tabs>
          <w:tab w:val="num" w:pos="3600"/>
        </w:tabs>
        <w:ind w:left="3600" w:hanging="360"/>
      </w:pPr>
      <w:rPr>
        <w:rFonts w:ascii="Arial" w:hAnsi="Arial" w:hint="default"/>
      </w:rPr>
    </w:lvl>
    <w:lvl w:ilvl="5" w:tplc="877E59A6" w:tentative="1">
      <w:start w:val="1"/>
      <w:numFmt w:val="bullet"/>
      <w:lvlText w:val="•"/>
      <w:lvlJc w:val="left"/>
      <w:pPr>
        <w:tabs>
          <w:tab w:val="num" w:pos="4320"/>
        </w:tabs>
        <w:ind w:left="4320" w:hanging="360"/>
      </w:pPr>
      <w:rPr>
        <w:rFonts w:ascii="Arial" w:hAnsi="Arial" w:hint="default"/>
      </w:rPr>
    </w:lvl>
    <w:lvl w:ilvl="6" w:tplc="9CA8862C" w:tentative="1">
      <w:start w:val="1"/>
      <w:numFmt w:val="bullet"/>
      <w:lvlText w:val="•"/>
      <w:lvlJc w:val="left"/>
      <w:pPr>
        <w:tabs>
          <w:tab w:val="num" w:pos="5040"/>
        </w:tabs>
        <w:ind w:left="5040" w:hanging="360"/>
      </w:pPr>
      <w:rPr>
        <w:rFonts w:ascii="Arial" w:hAnsi="Arial" w:hint="default"/>
      </w:rPr>
    </w:lvl>
    <w:lvl w:ilvl="7" w:tplc="C004D04E" w:tentative="1">
      <w:start w:val="1"/>
      <w:numFmt w:val="bullet"/>
      <w:lvlText w:val="•"/>
      <w:lvlJc w:val="left"/>
      <w:pPr>
        <w:tabs>
          <w:tab w:val="num" w:pos="5760"/>
        </w:tabs>
        <w:ind w:left="5760" w:hanging="360"/>
      </w:pPr>
      <w:rPr>
        <w:rFonts w:ascii="Arial" w:hAnsi="Arial" w:hint="default"/>
      </w:rPr>
    </w:lvl>
    <w:lvl w:ilvl="8" w:tplc="C34CD718"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6F2B0A9F"/>
    <w:multiLevelType w:val="hybridMultilevel"/>
    <w:tmpl w:val="FCD0838C"/>
    <w:lvl w:ilvl="0" w:tplc="05EA5198">
      <w:start w:val="1"/>
      <w:numFmt w:val="lowerLetter"/>
      <w:lvlText w:val="%1)"/>
      <w:lvlJc w:val="left"/>
      <w:pPr>
        <w:ind w:left="561" w:hanging="332"/>
      </w:pPr>
      <w:rPr>
        <w:rFonts w:ascii="Cambria Math" w:eastAsia="Times New Roman" w:hAnsi="Cambria Math" w:cs="Times New Roman" w:hint="default"/>
        <w:spacing w:val="0"/>
        <w:w w:val="100"/>
        <w:sz w:val="26"/>
        <w:szCs w:val="26"/>
        <w:lang w:val="vi" w:eastAsia="en-US" w:bidi="ar-SA"/>
      </w:rPr>
    </w:lvl>
    <w:lvl w:ilvl="1" w:tplc="5CE645FC">
      <w:numFmt w:val="bullet"/>
      <w:lvlText w:val="•"/>
      <w:lvlJc w:val="left"/>
      <w:pPr>
        <w:ind w:left="1640" w:hanging="332"/>
      </w:pPr>
      <w:rPr>
        <w:rFonts w:hint="default"/>
        <w:lang w:val="vi" w:eastAsia="en-US" w:bidi="ar-SA"/>
      </w:rPr>
    </w:lvl>
    <w:lvl w:ilvl="2" w:tplc="6AACD736">
      <w:numFmt w:val="bullet"/>
      <w:lvlText w:val="•"/>
      <w:lvlJc w:val="left"/>
      <w:pPr>
        <w:ind w:left="2720" w:hanging="332"/>
      </w:pPr>
      <w:rPr>
        <w:rFonts w:hint="default"/>
        <w:lang w:val="vi" w:eastAsia="en-US" w:bidi="ar-SA"/>
      </w:rPr>
    </w:lvl>
    <w:lvl w:ilvl="3" w:tplc="B82CE9F2">
      <w:numFmt w:val="bullet"/>
      <w:lvlText w:val="•"/>
      <w:lvlJc w:val="left"/>
      <w:pPr>
        <w:ind w:left="3800" w:hanging="332"/>
      </w:pPr>
      <w:rPr>
        <w:rFonts w:hint="default"/>
        <w:lang w:val="vi" w:eastAsia="en-US" w:bidi="ar-SA"/>
      </w:rPr>
    </w:lvl>
    <w:lvl w:ilvl="4" w:tplc="728CF9F6">
      <w:numFmt w:val="bullet"/>
      <w:lvlText w:val="•"/>
      <w:lvlJc w:val="left"/>
      <w:pPr>
        <w:ind w:left="4880" w:hanging="332"/>
      </w:pPr>
      <w:rPr>
        <w:rFonts w:hint="default"/>
        <w:lang w:val="vi" w:eastAsia="en-US" w:bidi="ar-SA"/>
      </w:rPr>
    </w:lvl>
    <w:lvl w:ilvl="5" w:tplc="E91440E6">
      <w:numFmt w:val="bullet"/>
      <w:lvlText w:val="•"/>
      <w:lvlJc w:val="left"/>
      <w:pPr>
        <w:ind w:left="5960" w:hanging="332"/>
      </w:pPr>
      <w:rPr>
        <w:rFonts w:hint="default"/>
        <w:lang w:val="vi" w:eastAsia="en-US" w:bidi="ar-SA"/>
      </w:rPr>
    </w:lvl>
    <w:lvl w:ilvl="6" w:tplc="02AA9DDE">
      <w:numFmt w:val="bullet"/>
      <w:lvlText w:val="•"/>
      <w:lvlJc w:val="left"/>
      <w:pPr>
        <w:ind w:left="7040" w:hanging="332"/>
      </w:pPr>
      <w:rPr>
        <w:rFonts w:hint="default"/>
        <w:lang w:val="vi" w:eastAsia="en-US" w:bidi="ar-SA"/>
      </w:rPr>
    </w:lvl>
    <w:lvl w:ilvl="7" w:tplc="E2FC6B76">
      <w:numFmt w:val="bullet"/>
      <w:lvlText w:val="•"/>
      <w:lvlJc w:val="left"/>
      <w:pPr>
        <w:ind w:left="8120" w:hanging="332"/>
      </w:pPr>
      <w:rPr>
        <w:rFonts w:hint="default"/>
        <w:lang w:val="vi" w:eastAsia="en-US" w:bidi="ar-SA"/>
      </w:rPr>
    </w:lvl>
    <w:lvl w:ilvl="8" w:tplc="EE1A161C">
      <w:numFmt w:val="bullet"/>
      <w:lvlText w:val="•"/>
      <w:lvlJc w:val="left"/>
      <w:pPr>
        <w:ind w:left="9200" w:hanging="332"/>
      </w:pPr>
      <w:rPr>
        <w:rFonts w:hint="default"/>
        <w:lang w:val="vi" w:eastAsia="en-US" w:bidi="ar-SA"/>
      </w:rPr>
    </w:lvl>
  </w:abstractNum>
  <w:abstractNum w:abstractNumId="175" w15:restartNumberingAfterBreak="0">
    <w:nsid w:val="6F9C0F4F"/>
    <w:multiLevelType w:val="hybridMultilevel"/>
    <w:tmpl w:val="9CA4CAC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6" w15:restartNumberingAfterBreak="0">
    <w:nsid w:val="6FDE5FE6"/>
    <w:multiLevelType w:val="hybridMultilevel"/>
    <w:tmpl w:val="043005BC"/>
    <w:lvl w:ilvl="0" w:tplc="3BC686A2">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B55E86A6">
      <w:numFmt w:val="bullet"/>
      <w:lvlText w:val="•"/>
      <w:lvlJc w:val="left"/>
      <w:pPr>
        <w:ind w:left="1640" w:hanging="331"/>
      </w:pPr>
      <w:rPr>
        <w:rFonts w:hint="default"/>
        <w:lang w:val="vi" w:eastAsia="en-US" w:bidi="ar-SA"/>
      </w:rPr>
    </w:lvl>
    <w:lvl w:ilvl="2" w:tplc="2B62D5A4">
      <w:numFmt w:val="bullet"/>
      <w:lvlText w:val="•"/>
      <w:lvlJc w:val="left"/>
      <w:pPr>
        <w:ind w:left="2720" w:hanging="331"/>
      </w:pPr>
      <w:rPr>
        <w:rFonts w:hint="default"/>
        <w:lang w:val="vi" w:eastAsia="en-US" w:bidi="ar-SA"/>
      </w:rPr>
    </w:lvl>
    <w:lvl w:ilvl="3" w:tplc="7CFA14FC">
      <w:numFmt w:val="bullet"/>
      <w:lvlText w:val="•"/>
      <w:lvlJc w:val="left"/>
      <w:pPr>
        <w:ind w:left="3800" w:hanging="331"/>
      </w:pPr>
      <w:rPr>
        <w:rFonts w:hint="default"/>
        <w:lang w:val="vi" w:eastAsia="en-US" w:bidi="ar-SA"/>
      </w:rPr>
    </w:lvl>
    <w:lvl w:ilvl="4" w:tplc="534CE6D6">
      <w:numFmt w:val="bullet"/>
      <w:lvlText w:val="•"/>
      <w:lvlJc w:val="left"/>
      <w:pPr>
        <w:ind w:left="4880" w:hanging="331"/>
      </w:pPr>
      <w:rPr>
        <w:rFonts w:hint="default"/>
        <w:lang w:val="vi" w:eastAsia="en-US" w:bidi="ar-SA"/>
      </w:rPr>
    </w:lvl>
    <w:lvl w:ilvl="5" w:tplc="2DD83C48">
      <w:numFmt w:val="bullet"/>
      <w:lvlText w:val="•"/>
      <w:lvlJc w:val="left"/>
      <w:pPr>
        <w:ind w:left="5960" w:hanging="331"/>
      </w:pPr>
      <w:rPr>
        <w:rFonts w:hint="default"/>
        <w:lang w:val="vi" w:eastAsia="en-US" w:bidi="ar-SA"/>
      </w:rPr>
    </w:lvl>
    <w:lvl w:ilvl="6" w:tplc="211A2FAC">
      <w:numFmt w:val="bullet"/>
      <w:lvlText w:val="•"/>
      <w:lvlJc w:val="left"/>
      <w:pPr>
        <w:ind w:left="7040" w:hanging="331"/>
      </w:pPr>
      <w:rPr>
        <w:rFonts w:hint="default"/>
        <w:lang w:val="vi" w:eastAsia="en-US" w:bidi="ar-SA"/>
      </w:rPr>
    </w:lvl>
    <w:lvl w:ilvl="7" w:tplc="2EEC8070">
      <w:numFmt w:val="bullet"/>
      <w:lvlText w:val="•"/>
      <w:lvlJc w:val="left"/>
      <w:pPr>
        <w:ind w:left="8120" w:hanging="331"/>
      </w:pPr>
      <w:rPr>
        <w:rFonts w:hint="default"/>
        <w:lang w:val="vi" w:eastAsia="en-US" w:bidi="ar-SA"/>
      </w:rPr>
    </w:lvl>
    <w:lvl w:ilvl="8" w:tplc="BB9240C4">
      <w:numFmt w:val="bullet"/>
      <w:lvlText w:val="•"/>
      <w:lvlJc w:val="left"/>
      <w:pPr>
        <w:ind w:left="9200" w:hanging="331"/>
      </w:pPr>
      <w:rPr>
        <w:rFonts w:hint="default"/>
        <w:lang w:val="vi" w:eastAsia="en-US" w:bidi="ar-SA"/>
      </w:rPr>
    </w:lvl>
  </w:abstractNum>
  <w:abstractNum w:abstractNumId="177" w15:restartNumberingAfterBreak="0">
    <w:nsid w:val="6FF56040"/>
    <w:multiLevelType w:val="hybridMultilevel"/>
    <w:tmpl w:val="0AAE25BE"/>
    <w:lvl w:ilvl="0" w:tplc="3BAEDBB6">
      <w:start w:val="1"/>
      <w:numFmt w:val="lowerLetter"/>
      <w:lvlText w:val="%1)"/>
      <w:lvlJc w:val="left"/>
      <w:pPr>
        <w:ind w:left="230" w:hanging="331"/>
      </w:pPr>
      <w:rPr>
        <w:rFonts w:ascii="Palatino Linotype" w:eastAsia="Times New Roman" w:hAnsi="Palatino Linotype" w:cs="Times New Roman" w:hint="default"/>
        <w:spacing w:val="0"/>
        <w:w w:val="100"/>
        <w:sz w:val="26"/>
        <w:szCs w:val="26"/>
        <w:lang w:val="vi" w:eastAsia="en-US" w:bidi="ar-SA"/>
      </w:rPr>
    </w:lvl>
    <w:lvl w:ilvl="1" w:tplc="307E9744">
      <w:numFmt w:val="bullet"/>
      <w:lvlText w:val="•"/>
      <w:lvlJc w:val="left"/>
      <w:pPr>
        <w:ind w:left="1352" w:hanging="331"/>
      </w:pPr>
      <w:rPr>
        <w:rFonts w:hint="default"/>
        <w:lang w:val="vi" w:eastAsia="en-US" w:bidi="ar-SA"/>
      </w:rPr>
    </w:lvl>
    <w:lvl w:ilvl="2" w:tplc="839ECAC8">
      <w:numFmt w:val="bullet"/>
      <w:lvlText w:val="•"/>
      <w:lvlJc w:val="left"/>
      <w:pPr>
        <w:ind w:left="2464" w:hanging="331"/>
      </w:pPr>
      <w:rPr>
        <w:rFonts w:hint="default"/>
        <w:lang w:val="vi" w:eastAsia="en-US" w:bidi="ar-SA"/>
      </w:rPr>
    </w:lvl>
    <w:lvl w:ilvl="3" w:tplc="F25C3380">
      <w:numFmt w:val="bullet"/>
      <w:lvlText w:val="•"/>
      <w:lvlJc w:val="left"/>
      <w:pPr>
        <w:ind w:left="3576" w:hanging="331"/>
      </w:pPr>
      <w:rPr>
        <w:rFonts w:hint="default"/>
        <w:lang w:val="vi" w:eastAsia="en-US" w:bidi="ar-SA"/>
      </w:rPr>
    </w:lvl>
    <w:lvl w:ilvl="4" w:tplc="3F285D60">
      <w:numFmt w:val="bullet"/>
      <w:lvlText w:val="•"/>
      <w:lvlJc w:val="left"/>
      <w:pPr>
        <w:ind w:left="4688" w:hanging="331"/>
      </w:pPr>
      <w:rPr>
        <w:rFonts w:hint="default"/>
        <w:lang w:val="vi" w:eastAsia="en-US" w:bidi="ar-SA"/>
      </w:rPr>
    </w:lvl>
    <w:lvl w:ilvl="5" w:tplc="B088D506">
      <w:numFmt w:val="bullet"/>
      <w:lvlText w:val="•"/>
      <w:lvlJc w:val="left"/>
      <w:pPr>
        <w:ind w:left="5800" w:hanging="331"/>
      </w:pPr>
      <w:rPr>
        <w:rFonts w:hint="default"/>
        <w:lang w:val="vi" w:eastAsia="en-US" w:bidi="ar-SA"/>
      </w:rPr>
    </w:lvl>
    <w:lvl w:ilvl="6" w:tplc="DC1CA338">
      <w:numFmt w:val="bullet"/>
      <w:lvlText w:val="•"/>
      <w:lvlJc w:val="left"/>
      <w:pPr>
        <w:ind w:left="6912" w:hanging="331"/>
      </w:pPr>
      <w:rPr>
        <w:rFonts w:hint="default"/>
        <w:lang w:val="vi" w:eastAsia="en-US" w:bidi="ar-SA"/>
      </w:rPr>
    </w:lvl>
    <w:lvl w:ilvl="7" w:tplc="07967BDE">
      <w:numFmt w:val="bullet"/>
      <w:lvlText w:val="•"/>
      <w:lvlJc w:val="left"/>
      <w:pPr>
        <w:ind w:left="8024" w:hanging="331"/>
      </w:pPr>
      <w:rPr>
        <w:rFonts w:hint="default"/>
        <w:lang w:val="vi" w:eastAsia="en-US" w:bidi="ar-SA"/>
      </w:rPr>
    </w:lvl>
    <w:lvl w:ilvl="8" w:tplc="5198BD04">
      <w:numFmt w:val="bullet"/>
      <w:lvlText w:val="•"/>
      <w:lvlJc w:val="left"/>
      <w:pPr>
        <w:ind w:left="9136" w:hanging="331"/>
      </w:pPr>
      <w:rPr>
        <w:rFonts w:hint="default"/>
        <w:lang w:val="vi" w:eastAsia="en-US" w:bidi="ar-SA"/>
      </w:rPr>
    </w:lvl>
  </w:abstractNum>
  <w:abstractNum w:abstractNumId="178" w15:restartNumberingAfterBreak="0">
    <w:nsid w:val="708618C3"/>
    <w:multiLevelType w:val="hybridMultilevel"/>
    <w:tmpl w:val="16169EA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9" w15:restartNumberingAfterBreak="0">
    <w:nsid w:val="70862692"/>
    <w:multiLevelType w:val="hybridMultilevel"/>
    <w:tmpl w:val="C986A0A8"/>
    <w:lvl w:ilvl="0" w:tplc="042A0001">
      <w:start w:val="1"/>
      <w:numFmt w:val="bullet"/>
      <w:lvlText w:val=""/>
      <w:lvlJc w:val="left"/>
      <w:pPr>
        <w:ind w:left="1842" w:hanging="360"/>
      </w:pPr>
      <w:rPr>
        <w:rFonts w:ascii="Symbol" w:hAnsi="Symbol" w:hint="default"/>
      </w:rPr>
    </w:lvl>
    <w:lvl w:ilvl="1" w:tplc="042A0003" w:tentative="1">
      <w:start w:val="1"/>
      <w:numFmt w:val="bullet"/>
      <w:lvlText w:val="o"/>
      <w:lvlJc w:val="left"/>
      <w:pPr>
        <w:ind w:left="2562" w:hanging="360"/>
      </w:pPr>
      <w:rPr>
        <w:rFonts w:ascii="Courier New" w:hAnsi="Courier New" w:cs="Courier New" w:hint="default"/>
      </w:rPr>
    </w:lvl>
    <w:lvl w:ilvl="2" w:tplc="042A0005" w:tentative="1">
      <w:start w:val="1"/>
      <w:numFmt w:val="bullet"/>
      <w:lvlText w:val=""/>
      <w:lvlJc w:val="left"/>
      <w:pPr>
        <w:ind w:left="3282" w:hanging="360"/>
      </w:pPr>
      <w:rPr>
        <w:rFonts w:ascii="Wingdings" w:hAnsi="Wingdings" w:hint="default"/>
      </w:rPr>
    </w:lvl>
    <w:lvl w:ilvl="3" w:tplc="042A0001" w:tentative="1">
      <w:start w:val="1"/>
      <w:numFmt w:val="bullet"/>
      <w:lvlText w:val=""/>
      <w:lvlJc w:val="left"/>
      <w:pPr>
        <w:ind w:left="4002" w:hanging="360"/>
      </w:pPr>
      <w:rPr>
        <w:rFonts w:ascii="Symbol" w:hAnsi="Symbol" w:hint="default"/>
      </w:rPr>
    </w:lvl>
    <w:lvl w:ilvl="4" w:tplc="042A0003" w:tentative="1">
      <w:start w:val="1"/>
      <w:numFmt w:val="bullet"/>
      <w:lvlText w:val="o"/>
      <w:lvlJc w:val="left"/>
      <w:pPr>
        <w:ind w:left="4722" w:hanging="360"/>
      </w:pPr>
      <w:rPr>
        <w:rFonts w:ascii="Courier New" w:hAnsi="Courier New" w:cs="Courier New" w:hint="default"/>
      </w:rPr>
    </w:lvl>
    <w:lvl w:ilvl="5" w:tplc="042A0005" w:tentative="1">
      <w:start w:val="1"/>
      <w:numFmt w:val="bullet"/>
      <w:lvlText w:val=""/>
      <w:lvlJc w:val="left"/>
      <w:pPr>
        <w:ind w:left="5442" w:hanging="360"/>
      </w:pPr>
      <w:rPr>
        <w:rFonts w:ascii="Wingdings" w:hAnsi="Wingdings" w:hint="default"/>
      </w:rPr>
    </w:lvl>
    <w:lvl w:ilvl="6" w:tplc="042A0001" w:tentative="1">
      <w:start w:val="1"/>
      <w:numFmt w:val="bullet"/>
      <w:lvlText w:val=""/>
      <w:lvlJc w:val="left"/>
      <w:pPr>
        <w:ind w:left="6162" w:hanging="360"/>
      </w:pPr>
      <w:rPr>
        <w:rFonts w:ascii="Symbol" w:hAnsi="Symbol" w:hint="default"/>
      </w:rPr>
    </w:lvl>
    <w:lvl w:ilvl="7" w:tplc="042A0003" w:tentative="1">
      <w:start w:val="1"/>
      <w:numFmt w:val="bullet"/>
      <w:lvlText w:val="o"/>
      <w:lvlJc w:val="left"/>
      <w:pPr>
        <w:ind w:left="6882" w:hanging="360"/>
      </w:pPr>
      <w:rPr>
        <w:rFonts w:ascii="Courier New" w:hAnsi="Courier New" w:cs="Courier New" w:hint="default"/>
      </w:rPr>
    </w:lvl>
    <w:lvl w:ilvl="8" w:tplc="042A0005" w:tentative="1">
      <w:start w:val="1"/>
      <w:numFmt w:val="bullet"/>
      <w:lvlText w:val=""/>
      <w:lvlJc w:val="left"/>
      <w:pPr>
        <w:ind w:left="7602" w:hanging="360"/>
      </w:pPr>
      <w:rPr>
        <w:rFonts w:ascii="Wingdings" w:hAnsi="Wingdings" w:hint="default"/>
      </w:rPr>
    </w:lvl>
  </w:abstractNum>
  <w:abstractNum w:abstractNumId="180" w15:restartNumberingAfterBreak="0">
    <w:nsid w:val="711C0DB1"/>
    <w:multiLevelType w:val="hybridMultilevel"/>
    <w:tmpl w:val="BE125940"/>
    <w:lvl w:ilvl="0" w:tplc="04090017">
      <w:start w:val="1"/>
      <w:numFmt w:val="lowerLetter"/>
      <w:lvlText w:val="%1)"/>
      <w:lvlJc w:val="left"/>
      <w:pPr>
        <w:tabs>
          <w:tab w:val="num" w:pos="1080"/>
        </w:tabs>
        <w:ind w:left="720" w:hanging="360"/>
      </w:pPr>
    </w:lvl>
    <w:lvl w:ilvl="1" w:tplc="B232A54E">
      <w:numFmt w:val="decimal"/>
      <w:lvlText w:val=""/>
      <w:lvlJc w:val="left"/>
    </w:lvl>
    <w:lvl w:ilvl="2" w:tplc="121047F2">
      <w:numFmt w:val="decimal"/>
      <w:lvlText w:val=""/>
      <w:lvlJc w:val="left"/>
    </w:lvl>
    <w:lvl w:ilvl="3" w:tplc="7CE4D04A">
      <w:numFmt w:val="decimal"/>
      <w:lvlText w:val=""/>
      <w:lvlJc w:val="left"/>
    </w:lvl>
    <w:lvl w:ilvl="4" w:tplc="5498C1A8">
      <w:numFmt w:val="decimal"/>
      <w:lvlText w:val=""/>
      <w:lvlJc w:val="left"/>
    </w:lvl>
    <w:lvl w:ilvl="5" w:tplc="ED9E6C00">
      <w:numFmt w:val="decimal"/>
      <w:lvlText w:val=""/>
      <w:lvlJc w:val="left"/>
    </w:lvl>
    <w:lvl w:ilvl="6" w:tplc="BF4A0422">
      <w:numFmt w:val="decimal"/>
      <w:lvlText w:val=""/>
      <w:lvlJc w:val="left"/>
    </w:lvl>
    <w:lvl w:ilvl="7" w:tplc="E012B232">
      <w:numFmt w:val="decimal"/>
      <w:lvlText w:val=""/>
      <w:lvlJc w:val="left"/>
    </w:lvl>
    <w:lvl w:ilvl="8" w:tplc="BD644FAE">
      <w:numFmt w:val="decimal"/>
      <w:lvlText w:val=""/>
      <w:lvlJc w:val="left"/>
    </w:lvl>
  </w:abstractNum>
  <w:abstractNum w:abstractNumId="181" w15:restartNumberingAfterBreak="0">
    <w:nsid w:val="715E6DC7"/>
    <w:multiLevelType w:val="multilevel"/>
    <w:tmpl w:val="658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A4657D"/>
    <w:multiLevelType w:val="hybridMultilevel"/>
    <w:tmpl w:val="1BCE02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2A32E6E"/>
    <w:multiLevelType w:val="multilevel"/>
    <w:tmpl w:val="FF0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6E7AC2"/>
    <w:multiLevelType w:val="hybridMultilevel"/>
    <w:tmpl w:val="4C688CC4"/>
    <w:lvl w:ilvl="0" w:tplc="A74A691A">
      <w:start w:val="1"/>
      <w:numFmt w:val="bullet"/>
      <w:lvlText w:val=""/>
      <w:lvlJc w:val="left"/>
      <w:pPr>
        <w:tabs>
          <w:tab w:val="num" w:pos="720"/>
        </w:tabs>
        <w:ind w:left="720" w:hanging="360"/>
      </w:pPr>
      <w:rPr>
        <w:rFonts w:ascii="Symbol" w:hAnsi="Symbol" w:hint="default"/>
      </w:rPr>
    </w:lvl>
    <w:lvl w:ilvl="1" w:tplc="6BEE1BAC" w:tentative="1">
      <w:start w:val="1"/>
      <w:numFmt w:val="bullet"/>
      <w:lvlText w:val=""/>
      <w:lvlJc w:val="left"/>
      <w:pPr>
        <w:tabs>
          <w:tab w:val="num" w:pos="1440"/>
        </w:tabs>
        <w:ind w:left="1440" w:hanging="360"/>
      </w:pPr>
      <w:rPr>
        <w:rFonts w:ascii="Symbol" w:hAnsi="Symbol" w:hint="default"/>
      </w:rPr>
    </w:lvl>
    <w:lvl w:ilvl="2" w:tplc="15860F70" w:tentative="1">
      <w:start w:val="1"/>
      <w:numFmt w:val="bullet"/>
      <w:lvlText w:val=""/>
      <w:lvlJc w:val="left"/>
      <w:pPr>
        <w:tabs>
          <w:tab w:val="num" w:pos="2160"/>
        </w:tabs>
        <w:ind w:left="2160" w:hanging="360"/>
      </w:pPr>
      <w:rPr>
        <w:rFonts w:ascii="Symbol" w:hAnsi="Symbol" w:hint="default"/>
      </w:rPr>
    </w:lvl>
    <w:lvl w:ilvl="3" w:tplc="A10CC136" w:tentative="1">
      <w:start w:val="1"/>
      <w:numFmt w:val="bullet"/>
      <w:lvlText w:val=""/>
      <w:lvlJc w:val="left"/>
      <w:pPr>
        <w:tabs>
          <w:tab w:val="num" w:pos="2880"/>
        </w:tabs>
        <w:ind w:left="2880" w:hanging="360"/>
      </w:pPr>
      <w:rPr>
        <w:rFonts w:ascii="Symbol" w:hAnsi="Symbol" w:hint="default"/>
      </w:rPr>
    </w:lvl>
    <w:lvl w:ilvl="4" w:tplc="B498D26C" w:tentative="1">
      <w:start w:val="1"/>
      <w:numFmt w:val="bullet"/>
      <w:lvlText w:val=""/>
      <w:lvlJc w:val="left"/>
      <w:pPr>
        <w:tabs>
          <w:tab w:val="num" w:pos="3600"/>
        </w:tabs>
        <w:ind w:left="3600" w:hanging="360"/>
      </w:pPr>
      <w:rPr>
        <w:rFonts w:ascii="Symbol" w:hAnsi="Symbol" w:hint="default"/>
      </w:rPr>
    </w:lvl>
    <w:lvl w:ilvl="5" w:tplc="0A00054C" w:tentative="1">
      <w:start w:val="1"/>
      <w:numFmt w:val="bullet"/>
      <w:lvlText w:val=""/>
      <w:lvlJc w:val="left"/>
      <w:pPr>
        <w:tabs>
          <w:tab w:val="num" w:pos="4320"/>
        </w:tabs>
        <w:ind w:left="4320" w:hanging="360"/>
      </w:pPr>
      <w:rPr>
        <w:rFonts w:ascii="Symbol" w:hAnsi="Symbol" w:hint="default"/>
      </w:rPr>
    </w:lvl>
    <w:lvl w:ilvl="6" w:tplc="8160D392" w:tentative="1">
      <w:start w:val="1"/>
      <w:numFmt w:val="bullet"/>
      <w:lvlText w:val=""/>
      <w:lvlJc w:val="left"/>
      <w:pPr>
        <w:tabs>
          <w:tab w:val="num" w:pos="5040"/>
        </w:tabs>
        <w:ind w:left="5040" w:hanging="360"/>
      </w:pPr>
      <w:rPr>
        <w:rFonts w:ascii="Symbol" w:hAnsi="Symbol" w:hint="default"/>
      </w:rPr>
    </w:lvl>
    <w:lvl w:ilvl="7" w:tplc="0C64A306" w:tentative="1">
      <w:start w:val="1"/>
      <w:numFmt w:val="bullet"/>
      <w:lvlText w:val=""/>
      <w:lvlJc w:val="left"/>
      <w:pPr>
        <w:tabs>
          <w:tab w:val="num" w:pos="5760"/>
        </w:tabs>
        <w:ind w:left="5760" w:hanging="360"/>
      </w:pPr>
      <w:rPr>
        <w:rFonts w:ascii="Symbol" w:hAnsi="Symbol" w:hint="default"/>
      </w:rPr>
    </w:lvl>
    <w:lvl w:ilvl="8" w:tplc="CC84A322" w:tentative="1">
      <w:start w:val="1"/>
      <w:numFmt w:val="bullet"/>
      <w:lvlText w:val=""/>
      <w:lvlJc w:val="left"/>
      <w:pPr>
        <w:tabs>
          <w:tab w:val="num" w:pos="6480"/>
        </w:tabs>
        <w:ind w:left="6480" w:hanging="360"/>
      </w:pPr>
      <w:rPr>
        <w:rFonts w:ascii="Symbol" w:hAnsi="Symbol" w:hint="default"/>
      </w:rPr>
    </w:lvl>
  </w:abstractNum>
  <w:abstractNum w:abstractNumId="185" w15:restartNumberingAfterBreak="0">
    <w:nsid w:val="749F3609"/>
    <w:multiLevelType w:val="hybridMultilevel"/>
    <w:tmpl w:val="858A9F5E"/>
    <w:lvl w:ilvl="0" w:tplc="03BA5E8A">
      <w:start w:val="11"/>
      <w:numFmt w:val="decimal"/>
      <w:lvlText w:val="Bài %1."/>
      <w:lvlJc w:val="left"/>
      <w:pPr>
        <w:ind w:left="1080" w:hanging="360"/>
      </w:pPr>
      <w:rPr>
        <w:rFonts w:hint="default"/>
        <w:b/>
        <w:i w:val="0"/>
        <w:caps w:val="0"/>
        <w:strike w:val="0"/>
        <w:dstrike w:val="0"/>
        <w:shadow w:val="0"/>
        <w:emboss w:val="0"/>
        <w:imprint w:val="0"/>
        <w:vanish w:val="0"/>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6" w15:restartNumberingAfterBreak="0">
    <w:nsid w:val="757F6665"/>
    <w:multiLevelType w:val="multilevel"/>
    <w:tmpl w:val="EF2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C94659"/>
    <w:multiLevelType w:val="hybridMultilevel"/>
    <w:tmpl w:val="B822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6CA703F"/>
    <w:multiLevelType w:val="hybridMultilevel"/>
    <w:tmpl w:val="65C25A0A"/>
    <w:lvl w:ilvl="0" w:tplc="04090017">
      <w:start w:val="1"/>
      <w:numFmt w:val="lowerLetter"/>
      <w:lvlText w:val="%1)"/>
      <w:lvlJc w:val="left"/>
      <w:pPr>
        <w:tabs>
          <w:tab w:val="num" w:pos="1080"/>
        </w:tabs>
        <w:ind w:left="720" w:hanging="360"/>
      </w:pPr>
    </w:lvl>
    <w:lvl w:ilvl="1" w:tplc="7A72D89E">
      <w:numFmt w:val="decimal"/>
      <w:lvlText w:val=""/>
      <w:lvlJc w:val="left"/>
    </w:lvl>
    <w:lvl w:ilvl="2" w:tplc="E46E0C8A">
      <w:numFmt w:val="decimal"/>
      <w:lvlText w:val=""/>
      <w:lvlJc w:val="left"/>
    </w:lvl>
    <w:lvl w:ilvl="3" w:tplc="6BD0932A">
      <w:numFmt w:val="decimal"/>
      <w:lvlText w:val=""/>
      <w:lvlJc w:val="left"/>
    </w:lvl>
    <w:lvl w:ilvl="4" w:tplc="1A9C5CEC">
      <w:numFmt w:val="decimal"/>
      <w:lvlText w:val=""/>
      <w:lvlJc w:val="left"/>
    </w:lvl>
    <w:lvl w:ilvl="5" w:tplc="1C1220B2">
      <w:numFmt w:val="decimal"/>
      <w:lvlText w:val=""/>
      <w:lvlJc w:val="left"/>
    </w:lvl>
    <w:lvl w:ilvl="6" w:tplc="B060D5C4">
      <w:numFmt w:val="decimal"/>
      <w:lvlText w:val=""/>
      <w:lvlJc w:val="left"/>
    </w:lvl>
    <w:lvl w:ilvl="7" w:tplc="58181202">
      <w:numFmt w:val="decimal"/>
      <w:lvlText w:val=""/>
      <w:lvlJc w:val="left"/>
    </w:lvl>
    <w:lvl w:ilvl="8" w:tplc="1772C4D2">
      <w:numFmt w:val="decimal"/>
      <w:lvlText w:val=""/>
      <w:lvlJc w:val="left"/>
    </w:lvl>
  </w:abstractNum>
  <w:abstractNum w:abstractNumId="189" w15:restartNumberingAfterBreak="0">
    <w:nsid w:val="77111585"/>
    <w:multiLevelType w:val="hybridMultilevel"/>
    <w:tmpl w:val="89701D78"/>
    <w:lvl w:ilvl="0" w:tplc="04090017">
      <w:start w:val="1"/>
      <w:numFmt w:val="lowerLetter"/>
      <w:lvlText w:val="%1)"/>
      <w:lvlJc w:val="left"/>
      <w:pPr>
        <w:tabs>
          <w:tab w:val="num" w:pos="1080"/>
        </w:tabs>
        <w:ind w:left="720" w:hanging="360"/>
      </w:pPr>
    </w:lvl>
    <w:lvl w:ilvl="1" w:tplc="E988AA9E">
      <w:numFmt w:val="decimal"/>
      <w:lvlText w:val=""/>
      <w:lvlJc w:val="left"/>
    </w:lvl>
    <w:lvl w:ilvl="2" w:tplc="DD5A430A">
      <w:numFmt w:val="decimal"/>
      <w:lvlText w:val=""/>
      <w:lvlJc w:val="left"/>
    </w:lvl>
    <w:lvl w:ilvl="3" w:tplc="62A0269E">
      <w:numFmt w:val="decimal"/>
      <w:lvlText w:val=""/>
      <w:lvlJc w:val="left"/>
    </w:lvl>
    <w:lvl w:ilvl="4" w:tplc="F9C209A8">
      <w:numFmt w:val="decimal"/>
      <w:lvlText w:val=""/>
      <w:lvlJc w:val="left"/>
    </w:lvl>
    <w:lvl w:ilvl="5" w:tplc="EEC23DAC">
      <w:numFmt w:val="decimal"/>
      <w:lvlText w:val=""/>
      <w:lvlJc w:val="left"/>
    </w:lvl>
    <w:lvl w:ilvl="6" w:tplc="393C26A0">
      <w:numFmt w:val="decimal"/>
      <w:lvlText w:val=""/>
      <w:lvlJc w:val="left"/>
    </w:lvl>
    <w:lvl w:ilvl="7" w:tplc="18C6C458">
      <w:numFmt w:val="decimal"/>
      <w:lvlText w:val=""/>
      <w:lvlJc w:val="left"/>
    </w:lvl>
    <w:lvl w:ilvl="8" w:tplc="0B866BEC">
      <w:numFmt w:val="decimal"/>
      <w:lvlText w:val=""/>
      <w:lvlJc w:val="left"/>
    </w:lvl>
  </w:abstractNum>
  <w:abstractNum w:abstractNumId="190" w15:restartNumberingAfterBreak="0">
    <w:nsid w:val="77582AD8"/>
    <w:multiLevelType w:val="hybridMultilevel"/>
    <w:tmpl w:val="ACD8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8547068"/>
    <w:multiLevelType w:val="hybridMultilevel"/>
    <w:tmpl w:val="493E2B5A"/>
    <w:lvl w:ilvl="0" w:tplc="925E95D6">
      <w:start w:val="1"/>
      <w:numFmt w:val="bullet"/>
      <w:lvlText w:val=""/>
      <w:lvlJc w:val="left"/>
      <w:pPr>
        <w:tabs>
          <w:tab w:val="num" w:pos="1080"/>
        </w:tabs>
        <w:ind w:left="720" w:hanging="360"/>
      </w:pPr>
      <w:rPr>
        <w:rFonts w:ascii="Symbol" w:hAnsi="Symbol" w:hint="default"/>
      </w:rPr>
    </w:lvl>
    <w:lvl w:ilvl="1" w:tplc="B230781C">
      <w:numFmt w:val="decimal"/>
      <w:lvlText w:val=""/>
      <w:lvlJc w:val="left"/>
    </w:lvl>
    <w:lvl w:ilvl="2" w:tplc="296C9E4E">
      <w:numFmt w:val="decimal"/>
      <w:lvlText w:val=""/>
      <w:lvlJc w:val="left"/>
    </w:lvl>
    <w:lvl w:ilvl="3" w:tplc="C1EC34F6">
      <w:numFmt w:val="decimal"/>
      <w:lvlText w:val=""/>
      <w:lvlJc w:val="left"/>
    </w:lvl>
    <w:lvl w:ilvl="4" w:tplc="1DAEE338">
      <w:numFmt w:val="decimal"/>
      <w:lvlText w:val=""/>
      <w:lvlJc w:val="left"/>
    </w:lvl>
    <w:lvl w:ilvl="5" w:tplc="859E9038">
      <w:numFmt w:val="decimal"/>
      <w:lvlText w:val=""/>
      <w:lvlJc w:val="left"/>
    </w:lvl>
    <w:lvl w:ilvl="6" w:tplc="2D8250D8">
      <w:numFmt w:val="decimal"/>
      <w:lvlText w:val=""/>
      <w:lvlJc w:val="left"/>
    </w:lvl>
    <w:lvl w:ilvl="7" w:tplc="DADCC45A">
      <w:numFmt w:val="decimal"/>
      <w:lvlText w:val=""/>
      <w:lvlJc w:val="left"/>
    </w:lvl>
    <w:lvl w:ilvl="8" w:tplc="235CDE52">
      <w:numFmt w:val="decimal"/>
      <w:lvlText w:val=""/>
      <w:lvlJc w:val="left"/>
    </w:lvl>
  </w:abstractNum>
  <w:abstractNum w:abstractNumId="192" w15:restartNumberingAfterBreak="0">
    <w:nsid w:val="79116369"/>
    <w:multiLevelType w:val="hybridMultilevel"/>
    <w:tmpl w:val="1452DEF0"/>
    <w:lvl w:ilvl="0" w:tplc="2006FEB2">
      <w:start w:val="1"/>
      <w:numFmt w:val="bullet"/>
      <w:lvlText w:val="•"/>
      <w:lvlJc w:val="left"/>
      <w:pPr>
        <w:tabs>
          <w:tab w:val="num" w:pos="720"/>
        </w:tabs>
        <w:ind w:left="720" w:hanging="360"/>
      </w:pPr>
      <w:rPr>
        <w:rFonts w:ascii="Arial" w:hAnsi="Arial" w:hint="default"/>
      </w:rPr>
    </w:lvl>
    <w:lvl w:ilvl="1" w:tplc="B9FCADFA" w:tentative="1">
      <w:start w:val="1"/>
      <w:numFmt w:val="bullet"/>
      <w:lvlText w:val="•"/>
      <w:lvlJc w:val="left"/>
      <w:pPr>
        <w:tabs>
          <w:tab w:val="num" w:pos="1440"/>
        </w:tabs>
        <w:ind w:left="1440" w:hanging="360"/>
      </w:pPr>
      <w:rPr>
        <w:rFonts w:ascii="Arial" w:hAnsi="Arial" w:hint="default"/>
      </w:rPr>
    </w:lvl>
    <w:lvl w:ilvl="2" w:tplc="FE9AE674" w:tentative="1">
      <w:start w:val="1"/>
      <w:numFmt w:val="bullet"/>
      <w:lvlText w:val="•"/>
      <w:lvlJc w:val="left"/>
      <w:pPr>
        <w:tabs>
          <w:tab w:val="num" w:pos="2160"/>
        </w:tabs>
        <w:ind w:left="2160" w:hanging="360"/>
      </w:pPr>
      <w:rPr>
        <w:rFonts w:ascii="Arial" w:hAnsi="Arial" w:hint="default"/>
      </w:rPr>
    </w:lvl>
    <w:lvl w:ilvl="3" w:tplc="8D60215E" w:tentative="1">
      <w:start w:val="1"/>
      <w:numFmt w:val="bullet"/>
      <w:lvlText w:val="•"/>
      <w:lvlJc w:val="left"/>
      <w:pPr>
        <w:tabs>
          <w:tab w:val="num" w:pos="2880"/>
        </w:tabs>
        <w:ind w:left="2880" w:hanging="360"/>
      </w:pPr>
      <w:rPr>
        <w:rFonts w:ascii="Arial" w:hAnsi="Arial" w:hint="default"/>
      </w:rPr>
    </w:lvl>
    <w:lvl w:ilvl="4" w:tplc="7FF2EEF2" w:tentative="1">
      <w:start w:val="1"/>
      <w:numFmt w:val="bullet"/>
      <w:lvlText w:val="•"/>
      <w:lvlJc w:val="left"/>
      <w:pPr>
        <w:tabs>
          <w:tab w:val="num" w:pos="3600"/>
        </w:tabs>
        <w:ind w:left="3600" w:hanging="360"/>
      </w:pPr>
      <w:rPr>
        <w:rFonts w:ascii="Arial" w:hAnsi="Arial" w:hint="default"/>
      </w:rPr>
    </w:lvl>
    <w:lvl w:ilvl="5" w:tplc="3904A7AC" w:tentative="1">
      <w:start w:val="1"/>
      <w:numFmt w:val="bullet"/>
      <w:lvlText w:val="•"/>
      <w:lvlJc w:val="left"/>
      <w:pPr>
        <w:tabs>
          <w:tab w:val="num" w:pos="4320"/>
        </w:tabs>
        <w:ind w:left="4320" w:hanging="360"/>
      </w:pPr>
      <w:rPr>
        <w:rFonts w:ascii="Arial" w:hAnsi="Arial" w:hint="default"/>
      </w:rPr>
    </w:lvl>
    <w:lvl w:ilvl="6" w:tplc="E0FA7DE8" w:tentative="1">
      <w:start w:val="1"/>
      <w:numFmt w:val="bullet"/>
      <w:lvlText w:val="•"/>
      <w:lvlJc w:val="left"/>
      <w:pPr>
        <w:tabs>
          <w:tab w:val="num" w:pos="5040"/>
        </w:tabs>
        <w:ind w:left="5040" w:hanging="360"/>
      </w:pPr>
      <w:rPr>
        <w:rFonts w:ascii="Arial" w:hAnsi="Arial" w:hint="default"/>
      </w:rPr>
    </w:lvl>
    <w:lvl w:ilvl="7" w:tplc="B2C0DE1C" w:tentative="1">
      <w:start w:val="1"/>
      <w:numFmt w:val="bullet"/>
      <w:lvlText w:val="•"/>
      <w:lvlJc w:val="left"/>
      <w:pPr>
        <w:tabs>
          <w:tab w:val="num" w:pos="5760"/>
        </w:tabs>
        <w:ind w:left="5760" w:hanging="360"/>
      </w:pPr>
      <w:rPr>
        <w:rFonts w:ascii="Arial" w:hAnsi="Arial" w:hint="default"/>
      </w:rPr>
    </w:lvl>
    <w:lvl w:ilvl="8" w:tplc="918402C2"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79E06412"/>
    <w:multiLevelType w:val="hybridMultilevel"/>
    <w:tmpl w:val="8C74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B925757"/>
    <w:multiLevelType w:val="hybridMultilevel"/>
    <w:tmpl w:val="A3BE30AE"/>
    <w:lvl w:ilvl="0" w:tplc="F2787434">
      <w:start w:val="1"/>
      <w:numFmt w:val="lowerLetter"/>
      <w:lvlText w:val="%1)"/>
      <w:lvlJc w:val="left"/>
      <w:pPr>
        <w:tabs>
          <w:tab w:val="num" w:pos="1080"/>
        </w:tabs>
        <w:ind w:left="720" w:hanging="360"/>
      </w:pPr>
      <w:rPr>
        <w:rFonts w:ascii="Palatino Linotype" w:eastAsia="Georgia" w:hAnsi="Palatino Linotype" w:cs="Georgia"/>
      </w:rPr>
    </w:lvl>
    <w:lvl w:ilvl="1" w:tplc="C1600138">
      <w:numFmt w:val="decimal"/>
      <w:lvlText w:val=""/>
      <w:lvlJc w:val="left"/>
    </w:lvl>
    <w:lvl w:ilvl="2" w:tplc="20420778">
      <w:numFmt w:val="decimal"/>
      <w:lvlText w:val=""/>
      <w:lvlJc w:val="left"/>
    </w:lvl>
    <w:lvl w:ilvl="3" w:tplc="F7F06DCE">
      <w:numFmt w:val="decimal"/>
      <w:lvlText w:val=""/>
      <w:lvlJc w:val="left"/>
    </w:lvl>
    <w:lvl w:ilvl="4" w:tplc="F6C22556">
      <w:numFmt w:val="decimal"/>
      <w:lvlText w:val=""/>
      <w:lvlJc w:val="left"/>
    </w:lvl>
    <w:lvl w:ilvl="5" w:tplc="D7BE3B1A">
      <w:numFmt w:val="decimal"/>
      <w:lvlText w:val=""/>
      <w:lvlJc w:val="left"/>
    </w:lvl>
    <w:lvl w:ilvl="6" w:tplc="BB509702">
      <w:numFmt w:val="decimal"/>
      <w:lvlText w:val=""/>
      <w:lvlJc w:val="left"/>
    </w:lvl>
    <w:lvl w:ilvl="7" w:tplc="9CDAF3A4">
      <w:numFmt w:val="decimal"/>
      <w:lvlText w:val=""/>
      <w:lvlJc w:val="left"/>
    </w:lvl>
    <w:lvl w:ilvl="8" w:tplc="5A0ACB60">
      <w:numFmt w:val="decimal"/>
      <w:lvlText w:val=""/>
      <w:lvlJc w:val="left"/>
    </w:lvl>
  </w:abstractNum>
  <w:abstractNum w:abstractNumId="195" w15:restartNumberingAfterBreak="0">
    <w:nsid w:val="7C035D3B"/>
    <w:multiLevelType w:val="multilevel"/>
    <w:tmpl w:val="EE3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923E9F"/>
    <w:multiLevelType w:val="hybridMultilevel"/>
    <w:tmpl w:val="1D7ECB32"/>
    <w:lvl w:ilvl="0" w:tplc="AE242DA0">
      <w:start w:val="2"/>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7" w15:restartNumberingAfterBreak="0">
    <w:nsid w:val="7CC9082D"/>
    <w:multiLevelType w:val="hybridMultilevel"/>
    <w:tmpl w:val="A370A7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8" w15:restartNumberingAfterBreak="0">
    <w:nsid w:val="7D31151C"/>
    <w:multiLevelType w:val="hybridMultilevel"/>
    <w:tmpl w:val="4BDA64BA"/>
    <w:lvl w:ilvl="0" w:tplc="BD085206">
      <w:start w:val="1"/>
      <w:numFmt w:val="lowerLetter"/>
      <w:lvlText w:val="%1)"/>
      <w:lvlJc w:val="left"/>
      <w:pPr>
        <w:tabs>
          <w:tab w:val="num" w:pos="1080"/>
        </w:tabs>
        <w:ind w:left="720" w:hanging="360"/>
      </w:pPr>
      <w:rPr>
        <w:rFonts w:ascii="Georgia" w:eastAsia="Georgia" w:hAnsi="Georgia" w:cs="Georgia"/>
      </w:rPr>
    </w:lvl>
    <w:lvl w:ilvl="1" w:tplc="B7688C6E">
      <w:numFmt w:val="decimal"/>
      <w:lvlText w:val=""/>
      <w:lvlJc w:val="left"/>
    </w:lvl>
    <w:lvl w:ilvl="2" w:tplc="0270ED4E">
      <w:numFmt w:val="decimal"/>
      <w:lvlText w:val=""/>
      <w:lvlJc w:val="left"/>
    </w:lvl>
    <w:lvl w:ilvl="3" w:tplc="56241466">
      <w:numFmt w:val="decimal"/>
      <w:lvlText w:val=""/>
      <w:lvlJc w:val="left"/>
    </w:lvl>
    <w:lvl w:ilvl="4" w:tplc="CB307DD0">
      <w:numFmt w:val="decimal"/>
      <w:lvlText w:val=""/>
      <w:lvlJc w:val="left"/>
    </w:lvl>
    <w:lvl w:ilvl="5" w:tplc="00786FBC">
      <w:numFmt w:val="decimal"/>
      <w:lvlText w:val=""/>
      <w:lvlJc w:val="left"/>
    </w:lvl>
    <w:lvl w:ilvl="6" w:tplc="21C25C52">
      <w:numFmt w:val="decimal"/>
      <w:lvlText w:val=""/>
      <w:lvlJc w:val="left"/>
    </w:lvl>
    <w:lvl w:ilvl="7" w:tplc="1084EE02">
      <w:numFmt w:val="decimal"/>
      <w:lvlText w:val=""/>
      <w:lvlJc w:val="left"/>
    </w:lvl>
    <w:lvl w:ilvl="8" w:tplc="499A2D04">
      <w:numFmt w:val="decimal"/>
      <w:lvlText w:val=""/>
      <w:lvlJc w:val="left"/>
    </w:lvl>
  </w:abstractNum>
  <w:abstractNum w:abstractNumId="199" w15:restartNumberingAfterBreak="0">
    <w:nsid w:val="7D6678A0"/>
    <w:multiLevelType w:val="multilevel"/>
    <w:tmpl w:val="B91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AE4664"/>
    <w:multiLevelType w:val="hybridMultilevel"/>
    <w:tmpl w:val="FC0C01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DDA7A85"/>
    <w:multiLevelType w:val="hybridMultilevel"/>
    <w:tmpl w:val="47F01846"/>
    <w:lvl w:ilvl="0" w:tplc="BBAA187A">
      <w:start w:val="1"/>
      <w:numFmt w:val="decimal"/>
      <w:lvlText w:val="%1."/>
      <w:lvlJc w:val="left"/>
      <w:pPr>
        <w:tabs>
          <w:tab w:val="num" w:pos="1080"/>
        </w:tabs>
        <w:ind w:left="720" w:hanging="360"/>
      </w:pPr>
    </w:lvl>
    <w:lvl w:ilvl="1" w:tplc="80AE1F7C">
      <w:numFmt w:val="decimal"/>
      <w:lvlText w:val=""/>
      <w:lvlJc w:val="left"/>
    </w:lvl>
    <w:lvl w:ilvl="2" w:tplc="31BC5C32">
      <w:numFmt w:val="decimal"/>
      <w:lvlText w:val=""/>
      <w:lvlJc w:val="left"/>
    </w:lvl>
    <w:lvl w:ilvl="3" w:tplc="5F48B05E">
      <w:numFmt w:val="decimal"/>
      <w:lvlText w:val=""/>
      <w:lvlJc w:val="left"/>
    </w:lvl>
    <w:lvl w:ilvl="4" w:tplc="B6986540">
      <w:numFmt w:val="decimal"/>
      <w:lvlText w:val=""/>
      <w:lvlJc w:val="left"/>
    </w:lvl>
    <w:lvl w:ilvl="5" w:tplc="A3CA1FF4">
      <w:numFmt w:val="decimal"/>
      <w:lvlText w:val=""/>
      <w:lvlJc w:val="left"/>
    </w:lvl>
    <w:lvl w:ilvl="6" w:tplc="3460A3E6">
      <w:numFmt w:val="decimal"/>
      <w:lvlText w:val=""/>
      <w:lvlJc w:val="left"/>
    </w:lvl>
    <w:lvl w:ilvl="7" w:tplc="397CD062">
      <w:numFmt w:val="decimal"/>
      <w:lvlText w:val=""/>
      <w:lvlJc w:val="left"/>
    </w:lvl>
    <w:lvl w:ilvl="8" w:tplc="B50C20BE">
      <w:numFmt w:val="decimal"/>
      <w:lvlText w:val=""/>
      <w:lvlJc w:val="left"/>
    </w:lvl>
  </w:abstractNum>
  <w:abstractNum w:abstractNumId="202" w15:restartNumberingAfterBreak="0">
    <w:nsid w:val="7E0E414B"/>
    <w:multiLevelType w:val="hybridMultilevel"/>
    <w:tmpl w:val="5A862380"/>
    <w:lvl w:ilvl="0" w:tplc="2BC0D1D6">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B7D6119E">
      <w:numFmt w:val="bullet"/>
      <w:lvlText w:val="•"/>
      <w:lvlJc w:val="left"/>
      <w:pPr>
        <w:ind w:left="1640" w:hanging="331"/>
      </w:pPr>
      <w:rPr>
        <w:rFonts w:hint="default"/>
        <w:lang w:val="vi" w:eastAsia="en-US" w:bidi="ar-SA"/>
      </w:rPr>
    </w:lvl>
    <w:lvl w:ilvl="2" w:tplc="1A629570">
      <w:numFmt w:val="bullet"/>
      <w:lvlText w:val="•"/>
      <w:lvlJc w:val="left"/>
      <w:pPr>
        <w:ind w:left="2720" w:hanging="331"/>
      </w:pPr>
      <w:rPr>
        <w:rFonts w:hint="default"/>
        <w:lang w:val="vi" w:eastAsia="en-US" w:bidi="ar-SA"/>
      </w:rPr>
    </w:lvl>
    <w:lvl w:ilvl="3" w:tplc="4D0C540C">
      <w:numFmt w:val="bullet"/>
      <w:lvlText w:val="•"/>
      <w:lvlJc w:val="left"/>
      <w:pPr>
        <w:ind w:left="3800" w:hanging="331"/>
      </w:pPr>
      <w:rPr>
        <w:rFonts w:hint="default"/>
        <w:lang w:val="vi" w:eastAsia="en-US" w:bidi="ar-SA"/>
      </w:rPr>
    </w:lvl>
    <w:lvl w:ilvl="4" w:tplc="A762D888">
      <w:numFmt w:val="bullet"/>
      <w:lvlText w:val="•"/>
      <w:lvlJc w:val="left"/>
      <w:pPr>
        <w:ind w:left="4880" w:hanging="331"/>
      </w:pPr>
      <w:rPr>
        <w:rFonts w:hint="default"/>
        <w:lang w:val="vi" w:eastAsia="en-US" w:bidi="ar-SA"/>
      </w:rPr>
    </w:lvl>
    <w:lvl w:ilvl="5" w:tplc="54C22332">
      <w:numFmt w:val="bullet"/>
      <w:lvlText w:val="•"/>
      <w:lvlJc w:val="left"/>
      <w:pPr>
        <w:ind w:left="5960" w:hanging="331"/>
      </w:pPr>
      <w:rPr>
        <w:rFonts w:hint="default"/>
        <w:lang w:val="vi" w:eastAsia="en-US" w:bidi="ar-SA"/>
      </w:rPr>
    </w:lvl>
    <w:lvl w:ilvl="6" w:tplc="8D2EB2EC">
      <w:numFmt w:val="bullet"/>
      <w:lvlText w:val="•"/>
      <w:lvlJc w:val="left"/>
      <w:pPr>
        <w:ind w:left="7040" w:hanging="331"/>
      </w:pPr>
      <w:rPr>
        <w:rFonts w:hint="default"/>
        <w:lang w:val="vi" w:eastAsia="en-US" w:bidi="ar-SA"/>
      </w:rPr>
    </w:lvl>
    <w:lvl w:ilvl="7" w:tplc="8E968260">
      <w:numFmt w:val="bullet"/>
      <w:lvlText w:val="•"/>
      <w:lvlJc w:val="left"/>
      <w:pPr>
        <w:ind w:left="8120" w:hanging="331"/>
      </w:pPr>
      <w:rPr>
        <w:rFonts w:hint="default"/>
        <w:lang w:val="vi" w:eastAsia="en-US" w:bidi="ar-SA"/>
      </w:rPr>
    </w:lvl>
    <w:lvl w:ilvl="8" w:tplc="3348DDF6">
      <w:numFmt w:val="bullet"/>
      <w:lvlText w:val="•"/>
      <w:lvlJc w:val="left"/>
      <w:pPr>
        <w:ind w:left="9200" w:hanging="331"/>
      </w:pPr>
      <w:rPr>
        <w:rFonts w:hint="default"/>
        <w:lang w:val="vi" w:eastAsia="en-US" w:bidi="ar-SA"/>
      </w:rPr>
    </w:lvl>
  </w:abstractNum>
  <w:abstractNum w:abstractNumId="203" w15:restartNumberingAfterBreak="0">
    <w:nsid w:val="7E124045"/>
    <w:multiLevelType w:val="hybridMultilevel"/>
    <w:tmpl w:val="9C4CA8D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4" w15:restartNumberingAfterBreak="0">
    <w:nsid w:val="7E5F6361"/>
    <w:multiLevelType w:val="hybridMultilevel"/>
    <w:tmpl w:val="361C1B3C"/>
    <w:lvl w:ilvl="0" w:tplc="33663A0A">
      <w:start w:val="1"/>
      <w:numFmt w:val="lowerLetter"/>
      <w:lvlText w:val="%1)"/>
      <w:lvlJc w:val="left"/>
      <w:pPr>
        <w:ind w:left="561" w:hanging="331"/>
      </w:pPr>
      <w:rPr>
        <w:rFonts w:ascii="Palatino Linotype" w:eastAsia="Times New Roman" w:hAnsi="Palatino Linotype" w:cs="Times New Roman" w:hint="default"/>
        <w:spacing w:val="0"/>
        <w:w w:val="100"/>
        <w:sz w:val="26"/>
        <w:szCs w:val="26"/>
        <w:lang w:val="vi" w:eastAsia="en-US" w:bidi="ar-SA"/>
      </w:rPr>
    </w:lvl>
    <w:lvl w:ilvl="1" w:tplc="28F80D4A">
      <w:numFmt w:val="bullet"/>
      <w:lvlText w:val="•"/>
      <w:lvlJc w:val="left"/>
      <w:pPr>
        <w:ind w:left="1640" w:hanging="331"/>
      </w:pPr>
      <w:rPr>
        <w:rFonts w:hint="default"/>
        <w:lang w:val="vi" w:eastAsia="en-US" w:bidi="ar-SA"/>
      </w:rPr>
    </w:lvl>
    <w:lvl w:ilvl="2" w:tplc="358CACCE">
      <w:numFmt w:val="bullet"/>
      <w:lvlText w:val="•"/>
      <w:lvlJc w:val="left"/>
      <w:pPr>
        <w:ind w:left="2720" w:hanging="331"/>
      </w:pPr>
      <w:rPr>
        <w:rFonts w:hint="default"/>
        <w:lang w:val="vi" w:eastAsia="en-US" w:bidi="ar-SA"/>
      </w:rPr>
    </w:lvl>
    <w:lvl w:ilvl="3" w:tplc="F50429EA">
      <w:numFmt w:val="bullet"/>
      <w:lvlText w:val="•"/>
      <w:lvlJc w:val="left"/>
      <w:pPr>
        <w:ind w:left="3800" w:hanging="331"/>
      </w:pPr>
      <w:rPr>
        <w:rFonts w:hint="default"/>
        <w:lang w:val="vi" w:eastAsia="en-US" w:bidi="ar-SA"/>
      </w:rPr>
    </w:lvl>
    <w:lvl w:ilvl="4" w:tplc="3D928F9A">
      <w:numFmt w:val="bullet"/>
      <w:lvlText w:val="•"/>
      <w:lvlJc w:val="left"/>
      <w:pPr>
        <w:ind w:left="4880" w:hanging="331"/>
      </w:pPr>
      <w:rPr>
        <w:rFonts w:hint="default"/>
        <w:lang w:val="vi" w:eastAsia="en-US" w:bidi="ar-SA"/>
      </w:rPr>
    </w:lvl>
    <w:lvl w:ilvl="5" w:tplc="AE4290BA">
      <w:numFmt w:val="bullet"/>
      <w:lvlText w:val="•"/>
      <w:lvlJc w:val="left"/>
      <w:pPr>
        <w:ind w:left="5960" w:hanging="331"/>
      </w:pPr>
      <w:rPr>
        <w:rFonts w:hint="default"/>
        <w:lang w:val="vi" w:eastAsia="en-US" w:bidi="ar-SA"/>
      </w:rPr>
    </w:lvl>
    <w:lvl w:ilvl="6" w:tplc="A000BAF0">
      <w:numFmt w:val="bullet"/>
      <w:lvlText w:val="•"/>
      <w:lvlJc w:val="left"/>
      <w:pPr>
        <w:ind w:left="7040" w:hanging="331"/>
      </w:pPr>
      <w:rPr>
        <w:rFonts w:hint="default"/>
        <w:lang w:val="vi" w:eastAsia="en-US" w:bidi="ar-SA"/>
      </w:rPr>
    </w:lvl>
    <w:lvl w:ilvl="7" w:tplc="FDB0D838">
      <w:numFmt w:val="bullet"/>
      <w:lvlText w:val="•"/>
      <w:lvlJc w:val="left"/>
      <w:pPr>
        <w:ind w:left="8120" w:hanging="331"/>
      </w:pPr>
      <w:rPr>
        <w:rFonts w:hint="default"/>
        <w:lang w:val="vi" w:eastAsia="en-US" w:bidi="ar-SA"/>
      </w:rPr>
    </w:lvl>
    <w:lvl w:ilvl="8" w:tplc="8BD01BDC">
      <w:numFmt w:val="bullet"/>
      <w:lvlText w:val="•"/>
      <w:lvlJc w:val="left"/>
      <w:pPr>
        <w:ind w:left="9200" w:hanging="331"/>
      </w:pPr>
      <w:rPr>
        <w:rFonts w:hint="default"/>
        <w:lang w:val="vi" w:eastAsia="en-US" w:bidi="ar-SA"/>
      </w:rPr>
    </w:lvl>
  </w:abstractNum>
  <w:num w:numId="1" w16cid:durableId="1099446207">
    <w:abstractNumId w:val="72"/>
  </w:num>
  <w:num w:numId="2" w16cid:durableId="1364013628">
    <w:abstractNumId w:val="179"/>
  </w:num>
  <w:num w:numId="3" w16cid:durableId="987898051">
    <w:abstractNumId w:val="79"/>
  </w:num>
  <w:num w:numId="4" w16cid:durableId="1893691237">
    <w:abstractNumId w:val="66"/>
  </w:num>
  <w:num w:numId="5" w16cid:durableId="545917568">
    <w:abstractNumId w:val="203"/>
  </w:num>
  <w:num w:numId="6" w16cid:durableId="1923097792">
    <w:abstractNumId w:val="113"/>
  </w:num>
  <w:num w:numId="7" w16cid:durableId="1082797658">
    <w:abstractNumId w:val="178"/>
  </w:num>
  <w:num w:numId="8" w16cid:durableId="1833136771">
    <w:abstractNumId w:val="197"/>
  </w:num>
  <w:num w:numId="9" w16cid:durableId="1275551319">
    <w:abstractNumId w:val="43"/>
  </w:num>
  <w:num w:numId="10" w16cid:durableId="1605697590">
    <w:abstractNumId w:val="170"/>
  </w:num>
  <w:num w:numId="11" w16cid:durableId="1277448314">
    <w:abstractNumId w:val="158"/>
  </w:num>
  <w:num w:numId="12" w16cid:durableId="762258885">
    <w:abstractNumId w:val="39"/>
  </w:num>
  <w:num w:numId="13" w16cid:durableId="298152582">
    <w:abstractNumId w:val="146"/>
  </w:num>
  <w:num w:numId="14" w16cid:durableId="34042816">
    <w:abstractNumId w:val="92"/>
  </w:num>
  <w:num w:numId="15" w16cid:durableId="425543612">
    <w:abstractNumId w:val="124"/>
  </w:num>
  <w:num w:numId="16" w16cid:durableId="421998809">
    <w:abstractNumId w:val="82"/>
  </w:num>
  <w:num w:numId="17" w16cid:durableId="1993560430">
    <w:abstractNumId w:val="165"/>
  </w:num>
  <w:num w:numId="18" w16cid:durableId="1859660366">
    <w:abstractNumId w:val="144"/>
  </w:num>
  <w:num w:numId="19" w16cid:durableId="10768099">
    <w:abstractNumId w:val="102"/>
  </w:num>
  <w:num w:numId="20" w16cid:durableId="5521416">
    <w:abstractNumId w:val="122"/>
  </w:num>
  <w:num w:numId="21" w16cid:durableId="1687903539">
    <w:abstractNumId w:val="129"/>
  </w:num>
  <w:num w:numId="22" w16cid:durableId="1963656314">
    <w:abstractNumId w:val="88"/>
  </w:num>
  <w:num w:numId="23" w16cid:durableId="598416465">
    <w:abstractNumId w:val="159"/>
  </w:num>
  <w:num w:numId="24" w16cid:durableId="853037755">
    <w:abstractNumId w:val="35"/>
  </w:num>
  <w:num w:numId="25" w16cid:durableId="1236167350">
    <w:abstractNumId w:val="69"/>
  </w:num>
  <w:num w:numId="26" w16cid:durableId="1883783058">
    <w:abstractNumId w:val="14"/>
  </w:num>
  <w:num w:numId="27" w16cid:durableId="389621607">
    <w:abstractNumId w:val="3"/>
  </w:num>
  <w:num w:numId="28" w16cid:durableId="1754275607">
    <w:abstractNumId w:val="133"/>
  </w:num>
  <w:num w:numId="29" w16cid:durableId="1160733824">
    <w:abstractNumId w:val="80"/>
  </w:num>
  <w:num w:numId="30" w16cid:durableId="1933198014">
    <w:abstractNumId w:val="182"/>
  </w:num>
  <w:num w:numId="31" w16cid:durableId="2122408181">
    <w:abstractNumId w:val="108"/>
  </w:num>
  <w:num w:numId="32" w16cid:durableId="1474519722">
    <w:abstractNumId w:val="81"/>
  </w:num>
  <w:num w:numId="33" w16cid:durableId="1129130932">
    <w:abstractNumId w:val="96"/>
  </w:num>
  <w:num w:numId="34" w16cid:durableId="969555183">
    <w:abstractNumId w:val="23"/>
  </w:num>
  <w:num w:numId="35" w16cid:durableId="601573762">
    <w:abstractNumId w:val="105"/>
  </w:num>
  <w:num w:numId="36" w16cid:durableId="1516309257">
    <w:abstractNumId w:val="166"/>
  </w:num>
  <w:num w:numId="37" w16cid:durableId="654529173">
    <w:abstractNumId w:val="131"/>
  </w:num>
  <w:num w:numId="38" w16cid:durableId="1237518107">
    <w:abstractNumId w:val="175"/>
  </w:num>
  <w:num w:numId="39" w16cid:durableId="112293497">
    <w:abstractNumId w:val="101"/>
  </w:num>
  <w:num w:numId="40" w16cid:durableId="1167860533">
    <w:abstractNumId w:val="18"/>
  </w:num>
  <w:num w:numId="41" w16cid:durableId="1195727486">
    <w:abstractNumId w:val="30"/>
  </w:num>
  <w:num w:numId="42" w16cid:durableId="1445610572">
    <w:abstractNumId w:val="137"/>
  </w:num>
  <w:num w:numId="43" w16cid:durableId="1797335154">
    <w:abstractNumId w:val="22"/>
  </w:num>
  <w:num w:numId="44" w16cid:durableId="195700126">
    <w:abstractNumId w:val="132"/>
  </w:num>
  <w:num w:numId="45" w16cid:durableId="1051617536">
    <w:abstractNumId w:val="157"/>
  </w:num>
  <w:num w:numId="46" w16cid:durableId="1483423716">
    <w:abstractNumId w:val="140"/>
  </w:num>
  <w:num w:numId="47" w16cid:durableId="2081360855">
    <w:abstractNumId w:val="162"/>
  </w:num>
  <w:num w:numId="48" w16cid:durableId="187112178">
    <w:abstractNumId w:val="149"/>
  </w:num>
  <w:num w:numId="49" w16cid:durableId="1719739305">
    <w:abstractNumId w:val="114"/>
  </w:num>
  <w:num w:numId="50" w16cid:durableId="930117727">
    <w:abstractNumId w:val="89"/>
  </w:num>
  <w:num w:numId="51" w16cid:durableId="841428099">
    <w:abstractNumId w:val="109"/>
  </w:num>
  <w:num w:numId="52" w16cid:durableId="754478162">
    <w:abstractNumId w:val="17"/>
  </w:num>
  <w:num w:numId="53" w16cid:durableId="2001346905">
    <w:abstractNumId w:val="13"/>
  </w:num>
  <w:num w:numId="54" w16cid:durableId="1134563958">
    <w:abstractNumId w:val="143"/>
  </w:num>
  <w:num w:numId="55" w16cid:durableId="546527239">
    <w:abstractNumId w:val="196"/>
  </w:num>
  <w:num w:numId="56" w16cid:durableId="1499157518">
    <w:abstractNumId w:val="112"/>
  </w:num>
  <w:num w:numId="57" w16cid:durableId="49199301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815326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83589216">
    <w:abstractNumId w:val="49"/>
  </w:num>
  <w:num w:numId="60" w16cid:durableId="1120105293">
    <w:abstractNumId w:val="16"/>
  </w:num>
  <w:num w:numId="61" w16cid:durableId="201138051">
    <w:abstractNumId w:val="172"/>
  </w:num>
  <w:num w:numId="62" w16cid:durableId="874465924">
    <w:abstractNumId w:val="67"/>
  </w:num>
  <w:num w:numId="63" w16cid:durableId="553586211">
    <w:abstractNumId w:val="54"/>
  </w:num>
  <w:num w:numId="64" w16cid:durableId="1269311569">
    <w:abstractNumId w:val="107"/>
  </w:num>
  <w:num w:numId="65" w16cid:durableId="1031882692">
    <w:abstractNumId w:val="103"/>
  </w:num>
  <w:num w:numId="66" w16cid:durableId="1393120353">
    <w:abstractNumId w:val="189"/>
  </w:num>
  <w:num w:numId="67" w16cid:durableId="2044362341">
    <w:abstractNumId w:val="111"/>
  </w:num>
  <w:num w:numId="68" w16cid:durableId="1860311869">
    <w:abstractNumId w:val="194"/>
  </w:num>
  <w:num w:numId="69" w16cid:durableId="1990473766">
    <w:abstractNumId w:val="99"/>
  </w:num>
  <w:num w:numId="70" w16cid:durableId="1752653462">
    <w:abstractNumId w:val="71"/>
  </w:num>
  <w:num w:numId="71" w16cid:durableId="1687629609">
    <w:abstractNumId w:val="9"/>
  </w:num>
  <w:num w:numId="72" w16cid:durableId="1789927606">
    <w:abstractNumId w:val="187"/>
  </w:num>
  <w:num w:numId="73" w16cid:durableId="722600556">
    <w:abstractNumId w:val="104"/>
  </w:num>
  <w:num w:numId="74" w16cid:durableId="1530680786">
    <w:abstractNumId w:val="193"/>
  </w:num>
  <w:num w:numId="75" w16cid:durableId="1373730337">
    <w:abstractNumId w:val="116"/>
  </w:num>
  <w:num w:numId="76" w16cid:durableId="479419059">
    <w:abstractNumId w:val="191"/>
  </w:num>
  <w:num w:numId="77" w16cid:durableId="1081828895">
    <w:abstractNumId w:val="40"/>
  </w:num>
  <w:num w:numId="78" w16cid:durableId="1493523869">
    <w:abstractNumId w:val="83"/>
  </w:num>
  <w:num w:numId="79" w16cid:durableId="532575152">
    <w:abstractNumId w:val="188"/>
  </w:num>
  <w:num w:numId="80" w16cid:durableId="141820557">
    <w:abstractNumId w:val="152"/>
  </w:num>
  <w:num w:numId="81" w16cid:durableId="1232622223">
    <w:abstractNumId w:val="70"/>
  </w:num>
  <w:num w:numId="82" w16cid:durableId="883441748">
    <w:abstractNumId w:val="56"/>
  </w:num>
  <w:num w:numId="83" w16cid:durableId="507866584">
    <w:abstractNumId w:val="139"/>
  </w:num>
  <w:num w:numId="84" w16cid:durableId="836264832">
    <w:abstractNumId w:val="128"/>
  </w:num>
  <w:num w:numId="85" w16cid:durableId="1078094428">
    <w:abstractNumId w:val="78"/>
  </w:num>
  <w:num w:numId="86" w16cid:durableId="420417765">
    <w:abstractNumId w:val="153"/>
  </w:num>
  <w:num w:numId="87" w16cid:durableId="1953324216">
    <w:abstractNumId w:val="10"/>
  </w:num>
  <w:num w:numId="88" w16cid:durableId="569583554">
    <w:abstractNumId w:val="180"/>
  </w:num>
  <w:num w:numId="89" w16cid:durableId="1855534301">
    <w:abstractNumId w:val="151"/>
  </w:num>
  <w:num w:numId="90" w16cid:durableId="647250882">
    <w:abstractNumId w:val="171"/>
  </w:num>
  <w:num w:numId="91" w16cid:durableId="881285401">
    <w:abstractNumId w:val="8"/>
  </w:num>
  <w:num w:numId="92" w16cid:durableId="1268855362">
    <w:abstractNumId w:val="123"/>
  </w:num>
  <w:num w:numId="93" w16cid:durableId="1786725918">
    <w:abstractNumId w:val="161"/>
  </w:num>
  <w:num w:numId="94" w16cid:durableId="1365789038">
    <w:abstractNumId w:val="126"/>
  </w:num>
  <w:num w:numId="95" w16cid:durableId="2057853446">
    <w:abstractNumId w:val="98"/>
  </w:num>
  <w:num w:numId="96" w16cid:durableId="1513492572">
    <w:abstractNumId w:val="100"/>
  </w:num>
  <w:num w:numId="97" w16cid:durableId="892545031">
    <w:abstractNumId w:val="27"/>
  </w:num>
  <w:num w:numId="98" w16cid:durableId="664748034">
    <w:abstractNumId w:val="52"/>
  </w:num>
  <w:num w:numId="99" w16cid:durableId="1851873419">
    <w:abstractNumId w:val="12"/>
  </w:num>
  <w:num w:numId="100" w16cid:durableId="788935198">
    <w:abstractNumId w:val="19"/>
  </w:num>
  <w:num w:numId="101" w16cid:durableId="1490904584">
    <w:abstractNumId w:val="141"/>
  </w:num>
  <w:num w:numId="102" w16cid:durableId="516239520">
    <w:abstractNumId w:val="2"/>
  </w:num>
  <w:num w:numId="103" w16cid:durableId="2119370834">
    <w:abstractNumId w:val="130"/>
  </w:num>
  <w:num w:numId="104" w16cid:durableId="1169247061">
    <w:abstractNumId w:val="28"/>
  </w:num>
  <w:num w:numId="105" w16cid:durableId="990477673">
    <w:abstractNumId w:val="184"/>
  </w:num>
  <w:num w:numId="106" w16cid:durableId="757017445">
    <w:abstractNumId w:val="173"/>
  </w:num>
  <w:num w:numId="107" w16cid:durableId="2099208160">
    <w:abstractNumId w:val="192"/>
  </w:num>
  <w:num w:numId="108" w16cid:durableId="1534463266">
    <w:abstractNumId w:val="198"/>
  </w:num>
  <w:num w:numId="109" w16cid:durableId="1385331418">
    <w:abstractNumId w:val="190"/>
  </w:num>
  <w:num w:numId="110" w16cid:durableId="2017730456">
    <w:abstractNumId w:val="38"/>
  </w:num>
  <w:num w:numId="111" w16cid:durableId="1749617116">
    <w:abstractNumId w:val="160"/>
  </w:num>
  <w:num w:numId="112" w16cid:durableId="2110613201">
    <w:abstractNumId w:val="94"/>
  </w:num>
  <w:num w:numId="113" w16cid:durableId="945037684">
    <w:abstractNumId w:val="200"/>
  </w:num>
  <w:num w:numId="114" w16cid:durableId="823162461">
    <w:abstractNumId w:val="147"/>
  </w:num>
  <w:num w:numId="115" w16cid:durableId="309486042">
    <w:abstractNumId w:val="204"/>
  </w:num>
  <w:num w:numId="116" w16cid:durableId="439692255">
    <w:abstractNumId w:val="33"/>
  </w:num>
  <w:num w:numId="117" w16cid:durableId="183137785">
    <w:abstractNumId w:val="1"/>
  </w:num>
  <w:num w:numId="118" w16cid:durableId="320085637">
    <w:abstractNumId w:val="174"/>
  </w:num>
  <w:num w:numId="119" w16cid:durableId="1479760178">
    <w:abstractNumId w:val="50"/>
  </w:num>
  <w:num w:numId="120" w16cid:durableId="328603540">
    <w:abstractNumId w:val="106"/>
  </w:num>
  <w:num w:numId="121" w16cid:durableId="1475098849">
    <w:abstractNumId w:val="136"/>
  </w:num>
  <w:num w:numId="122" w16cid:durableId="2125725880">
    <w:abstractNumId w:val="185"/>
  </w:num>
  <w:num w:numId="123" w16cid:durableId="1886257637">
    <w:abstractNumId w:val="42"/>
  </w:num>
  <w:num w:numId="124" w16cid:durableId="47268788">
    <w:abstractNumId w:val="77"/>
  </w:num>
  <w:num w:numId="125" w16cid:durableId="1568808264">
    <w:abstractNumId w:val="51"/>
  </w:num>
  <w:num w:numId="126" w16cid:durableId="2117864307">
    <w:abstractNumId w:val="61"/>
  </w:num>
  <w:num w:numId="127" w16cid:durableId="1865903106">
    <w:abstractNumId w:val="154"/>
  </w:num>
  <w:num w:numId="128" w16cid:durableId="590355901">
    <w:abstractNumId w:val="20"/>
  </w:num>
  <w:num w:numId="129" w16cid:durableId="760177116">
    <w:abstractNumId w:val="142"/>
  </w:num>
  <w:num w:numId="130" w16cid:durableId="1254708674">
    <w:abstractNumId w:val="31"/>
  </w:num>
  <w:num w:numId="131" w16cid:durableId="526874571">
    <w:abstractNumId w:val="15"/>
  </w:num>
  <w:num w:numId="132" w16cid:durableId="1594360525">
    <w:abstractNumId w:val="163"/>
  </w:num>
  <w:num w:numId="133" w16cid:durableId="1563632941">
    <w:abstractNumId w:val="90"/>
  </w:num>
  <w:num w:numId="134" w16cid:durableId="431125715">
    <w:abstractNumId w:val="150"/>
  </w:num>
  <w:num w:numId="135" w16cid:durableId="862978377">
    <w:abstractNumId w:val="135"/>
  </w:num>
  <w:num w:numId="136" w16cid:durableId="1299142823">
    <w:abstractNumId w:val="44"/>
  </w:num>
  <w:num w:numId="137" w16cid:durableId="357583724">
    <w:abstractNumId w:val="117"/>
  </w:num>
  <w:num w:numId="138" w16cid:durableId="145978026">
    <w:abstractNumId w:val="201"/>
  </w:num>
  <w:num w:numId="139" w16cid:durableId="1152603916">
    <w:abstractNumId w:val="58"/>
  </w:num>
  <w:num w:numId="140" w16cid:durableId="254411028">
    <w:abstractNumId w:val="121"/>
  </w:num>
  <w:num w:numId="141" w16cid:durableId="318969873">
    <w:abstractNumId w:val="76"/>
  </w:num>
  <w:num w:numId="142" w16cid:durableId="1149201355">
    <w:abstractNumId w:val="93"/>
  </w:num>
  <w:num w:numId="143" w16cid:durableId="1122069092">
    <w:abstractNumId w:val="75"/>
  </w:num>
  <w:num w:numId="144" w16cid:durableId="1334646263">
    <w:abstractNumId w:val="134"/>
  </w:num>
  <w:num w:numId="145" w16cid:durableId="873494967">
    <w:abstractNumId w:val="60"/>
  </w:num>
  <w:num w:numId="146" w16cid:durableId="196241955">
    <w:abstractNumId w:val="57"/>
  </w:num>
  <w:num w:numId="147" w16cid:durableId="297958342">
    <w:abstractNumId w:val="120"/>
  </w:num>
  <w:num w:numId="148" w16cid:durableId="649403487">
    <w:abstractNumId w:val="65"/>
  </w:num>
  <w:num w:numId="149" w16cid:durableId="1294874057">
    <w:abstractNumId w:val="138"/>
  </w:num>
  <w:num w:numId="150" w16cid:durableId="1774938582">
    <w:abstractNumId w:val="46"/>
  </w:num>
  <w:num w:numId="151" w16cid:durableId="39398943">
    <w:abstractNumId w:val="59"/>
  </w:num>
  <w:num w:numId="152" w16cid:durableId="1457721794">
    <w:abstractNumId w:val="45"/>
  </w:num>
  <w:num w:numId="153" w16cid:durableId="1983339829">
    <w:abstractNumId w:val="53"/>
  </w:num>
  <w:num w:numId="154" w16cid:durableId="617643183">
    <w:abstractNumId w:val="177"/>
  </w:num>
  <w:num w:numId="155" w16cid:durableId="333193899">
    <w:abstractNumId w:val="6"/>
  </w:num>
  <w:num w:numId="156" w16cid:durableId="204413915">
    <w:abstractNumId w:val="118"/>
  </w:num>
  <w:num w:numId="157" w16cid:durableId="549800874">
    <w:abstractNumId w:val="176"/>
  </w:num>
  <w:num w:numId="158" w16cid:durableId="1888684164">
    <w:abstractNumId w:val="34"/>
  </w:num>
  <w:num w:numId="159" w16cid:durableId="299580038">
    <w:abstractNumId w:val="21"/>
  </w:num>
  <w:num w:numId="160" w16cid:durableId="1486121854">
    <w:abstractNumId w:val="202"/>
  </w:num>
  <w:num w:numId="161" w16cid:durableId="1841963680">
    <w:abstractNumId w:val="156"/>
  </w:num>
  <w:num w:numId="162" w16cid:durableId="1097794192">
    <w:abstractNumId w:val="29"/>
  </w:num>
  <w:num w:numId="163" w16cid:durableId="1027609355">
    <w:abstractNumId w:val="63"/>
  </w:num>
  <w:num w:numId="164" w16cid:durableId="1793551718">
    <w:abstractNumId w:val="41"/>
  </w:num>
  <w:num w:numId="165" w16cid:durableId="1429303977">
    <w:abstractNumId w:val="73"/>
  </w:num>
  <w:num w:numId="166" w16cid:durableId="144901973">
    <w:abstractNumId w:val="24"/>
  </w:num>
  <w:num w:numId="167" w16cid:durableId="107747602">
    <w:abstractNumId w:val="5"/>
  </w:num>
  <w:num w:numId="168" w16cid:durableId="2021277122">
    <w:abstractNumId w:val="164"/>
  </w:num>
  <w:num w:numId="169" w16cid:durableId="894386883">
    <w:abstractNumId w:val="181"/>
  </w:num>
  <w:num w:numId="170" w16cid:durableId="271909358">
    <w:abstractNumId w:val="186"/>
  </w:num>
  <w:num w:numId="171" w16cid:durableId="1779912152">
    <w:abstractNumId w:val="84"/>
  </w:num>
  <w:num w:numId="172" w16cid:durableId="1152406670">
    <w:abstractNumId w:val="62"/>
  </w:num>
  <w:num w:numId="173" w16cid:durableId="1241600824">
    <w:abstractNumId w:val="11"/>
  </w:num>
  <w:num w:numId="174" w16cid:durableId="2112507548">
    <w:abstractNumId w:val="91"/>
  </w:num>
  <w:num w:numId="175" w16cid:durableId="1302079857">
    <w:abstractNumId w:val="0"/>
  </w:num>
  <w:num w:numId="176" w16cid:durableId="1799834434">
    <w:abstractNumId w:val="195"/>
  </w:num>
  <w:num w:numId="177" w16cid:durableId="529337363">
    <w:abstractNumId w:val="167"/>
  </w:num>
  <w:num w:numId="178" w16cid:durableId="522518591">
    <w:abstractNumId w:val="169"/>
  </w:num>
  <w:num w:numId="179" w16cid:durableId="899364009">
    <w:abstractNumId w:val="48"/>
  </w:num>
  <w:num w:numId="180" w16cid:durableId="1334530393">
    <w:abstractNumId w:val="199"/>
  </w:num>
  <w:num w:numId="181" w16cid:durableId="1810857460">
    <w:abstractNumId w:val="37"/>
  </w:num>
  <w:num w:numId="182" w16cid:durableId="981617046">
    <w:abstractNumId w:val="85"/>
  </w:num>
  <w:num w:numId="183" w16cid:durableId="1706445363">
    <w:abstractNumId w:val="110"/>
  </w:num>
  <w:num w:numId="184" w16cid:durableId="1545289235">
    <w:abstractNumId w:val="87"/>
  </w:num>
  <w:num w:numId="185" w16cid:durableId="674579796">
    <w:abstractNumId w:val="47"/>
  </w:num>
  <w:num w:numId="186" w16cid:durableId="509107510">
    <w:abstractNumId w:val="125"/>
  </w:num>
  <w:num w:numId="187" w16cid:durableId="1781685630">
    <w:abstractNumId w:val="55"/>
  </w:num>
  <w:num w:numId="188" w16cid:durableId="2082866980">
    <w:abstractNumId w:val="7"/>
  </w:num>
  <w:num w:numId="189" w16cid:durableId="1505897996">
    <w:abstractNumId w:val="36"/>
  </w:num>
  <w:num w:numId="190" w16cid:durableId="1801924333">
    <w:abstractNumId w:val="68"/>
  </w:num>
  <w:num w:numId="191" w16cid:durableId="694813323">
    <w:abstractNumId w:val="4"/>
  </w:num>
  <w:num w:numId="192" w16cid:durableId="1458647585">
    <w:abstractNumId w:val="95"/>
  </w:num>
  <w:num w:numId="193" w16cid:durableId="496920440">
    <w:abstractNumId w:val="115"/>
  </w:num>
  <w:num w:numId="194" w16cid:durableId="1515920921">
    <w:abstractNumId w:val="64"/>
  </w:num>
  <w:num w:numId="195" w16cid:durableId="1615022052">
    <w:abstractNumId w:val="155"/>
  </w:num>
  <w:num w:numId="196" w16cid:durableId="761755331">
    <w:abstractNumId w:val="32"/>
  </w:num>
  <w:num w:numId="197" w16cid:durableId="568073767">
    <w:abstractNumId w:val="127"/>
  </w:num>
  <w:num w:numId="198" w16cid:durableId="1577934254">
    <w:abstractNumId w:val="183"/>
  </w:num>
  <w:num w:numId="199" w16cid:durableId="1459179788">
    <w:abstractNumId w:val="97"/>
  </w:num>
  <w:num w:numId="200" w16cid:durableId="1384451644">
    <w:abstractNumId w:val="86"/>
  </w:num>
  <w:num w:numId="201" w16cid:durableId="478767510">
    <w:abstractNumId w:val="168"/>
  </w:num>
  <w:num w:numId="202" w16cid:durableId="183811488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210437091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00285065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013649230">
    <w:abstractNumId w:val="7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059014501">
    <w:abstractNumId w:val="38"/>
    <w:lvlOverride w:ilvl="0">
      <w:startOverride w:val="1"/>
    </w:lvlOverride>
    <w:lvlOverride w:ilvl="1"/>
    <w:lvlOverride w:ilvl="2"/>
    <w:lvlOverride w:ilvl="3"/>
    <w:lvlOverride w:ilvl="4"/>
    <w:lvlOverride w:ilvl="5"/>
    <w:lvlOverride w:ilvl="6"/>
    <w:lvlOverride w:ilvl="7"/>
    <w:lvlOverride w:ilvl="8"/>
  </w:num>
  <w:num w:numId="207" w16cid:durableId="935750900">
    <w:abstractNumId w:val="204"/>
    <w:lvlOverride w:ilvl="0">
      <w:startOverride w:val="1"/>
    </w:lvlOverride>
    <w:lvlOverride w:ilvl="1"/>
    <w:lvlOverride w:ilvl="2"/>
    <w:lvlOverride w:ilvl="3"/>
    <w:lvlOverride w:ilvl="4"/>
    <w:lvlOverride w:ilvl="5"/>
    <w:lvlOverride w:ilvl="6"/>
    <w:lvlOverride w:ilvl="7"/>
    <w:lvlOverride w:ilvl="8"/>
  </w:num>
  <w:num w:numId="208" w16cid:durableId="468061649">
    <w:abstractNumId w:val="198"/>
    <w:lvlOverride w:ilvl="0">
      <w:startOverride w:val="1"/>
    </w:lvlOverride>
    <w:lvlOverride w:ilvl="1"/>
    <w:lvlOverride w:ilvl="2"/>
    <w:lvlOverride w:ilvl="3"/>
    <w:lvlOverride w:ilvl="4"/>
    <w:lvlOverride w:ilvl="5"/>
    <w:lvlOverride w:ilvl="6"/>
    <w:lvlOverride w:ilvl="7"/>
    <w:lvlOverride w:ilvl="8"/>
  </w:num>
  <w:num w:numId="209" w16cid:durableId="40715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008826212">
    <w:abstractNumId w:val="177"/>
    <w:lvlOverride w:ilvl="0">
      <w:startOverride w:val="1"/>
    </w:lvlOverride>
    <w:lvlOverride w:ilvl="1"/>
    <w:lvlOverride w:ilvl="2"/>
    <w:lvlOverride w:ilvl="3"/>
    <w:lvlOverride w:ilvl="4"/>
    <w:lvlOverride w:ilvl="5"/>
    <w:lvlOverride w:ilvl="6"/>
    <w:lvlOverride w:ilvl="7"/>
    <w:lvlOverride w:ilvl="8"/>
  </w:num>
  <w:num w:numId="211" w16cid:durableId="1399093953">
    <w:abstractNumId w:val="119"/>
  </w:num>
  <w:num w:numId="212" w16cid:durableId="677386278">
    <w:abstractNumId w:val="145"/>
  </w:num>
  <w:num w:numId="213" w16cid:durableId="1204290716">
    <w:abstractNumId w:val="148"/>
  </w:num>
  <w:num w:numId="214" w16cid:durableId="517743519">
    <w:abstractNumId w:val="74"/>
  </w:num>
  <w:num w:numId="215" w16cid:durableId="1753315579">
    <w:abstractNumId w:val="26"/>
  </w:num>
  <w:num w:numId="216" w16cid:durableId="1416240953">
    <w:abstractNumId w:val="25"/>
  </w:num>
  <w:numIdMacAtCleanup w:val="2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nh Nguyen">
    <w15:presenceInfo w15:providerId="None" w15:userId="Khanh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1937AE"/>
    <w:rsid w:val="002849D9"/>
    <w:rsid w:val="002F2149"/>
    <w:rsid w:val="003425B0"/>
    <w:rsid w:val="00391D72"/>
    <w:rsid w:val="003C0798"/>
    <w:rsid w:val="004D7CC5"/>
    <w:rsid w:val="00520281"/>
    <w:rsid w:val="0073036A"/>
    <w:rsid w:val="007E1731"/>
    <w:rsid w:val="00A4319D"/>
    <w:rsid w:val="00C05483"/>
    <w:rsid w:val="00CB5B08"/>
    <w:rsid w:val="00D2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table" w:customStyle="1" w:styleId="thamkhao1">
    <w:name w:val="tham khao1"/>
    <w:basedOn w:val="TableNormal"/>
    <w:next w:val="TableGrid"/>
    <w:uiPriority w:val="59"/>
    <w:qFormat/>
    <w:rsid w:val="001937AE"/>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37AE"/>
    <w:rPr>
      <w:color w:val="0563C1" w:themeColor="hyperlink"/>
      <w:u w:val="single"/>
    </w:rPr>
  </w:style>
  <w:style w:type="character" w:styleId="UnresolvedMention">
    <w:name w:val="Unresolved Mention"/>
    <w:basedOn w:val="DefaultParagraphFont"/>
    <w:uiPriority w:val="99"/>
    <w:semiHidden/>
    <w:unhideWhenUsed/>
    <w:rsid w:val="001937AE"/>
    <w:rPr>
      <w:color w:val="605E5C"/>
      <w:shd w:val="clear" w:color="auto" w:fill="E1DFDD"/>
    </w:rPr>
  </w:style>
  <w:style w:type="paragraph" w:customStyle="1" w:styleId="CharChar10">
    <w:name w:val="Char Char10"/>
    <w:basedOn w:val="Normal"/>
    <w:semiHidden/>
    <w:rsid w:val="001937AE"/>
    <w:pPr>
      <w:spacing w:line="240" w:lineRule="exact"/>
    </w:pPr>
    <w:rPr>
      <w:rFonts w:ascii="Arial" w:eastAsia="Times New Roman" w:hAnsi="Arial" w:cs="Times New Roman"/>
      <w:kern w:val="0"/>
      <w:sz w:val="22"/>
      <w:szCs w:val="22"/>
      <w14:ligatures w14:val="none"/>
    </w:rPr>
  </w:style>
  <w:style w:type="paragraph" w:styleId="CommentText">
    <w:name w:val="annotation text"/>
    <w:basedOn w:val="Normal"/>
    <w:link w:val="CommentTextChar"/>
    <w:uiPriority w:val="99"/>
    <w:semiHidden/>
    <w:unhideWhenUsed/>
    <w:rsid w:val="001937AE"/>
    <w:pPr>
      <w:spacing w:line="240" w:lineRule="auto"/>
    </w:pPr>
    <w:rPr>
      <w:rFonts w:ascii="Times New Roman" w:hAnsi="Times New Roman"/>
      <w:kern w:val="0"/>
      <w:sz w:val="20"/>
      <w:szCs w:val="20"/>
      <w:lang w:val="vi-VN"/>
      <w14:ligatures w14:val="none"/>
    </w:rPr>
  </w:style>
  <w:style w:type="character" w:customStyle="1" w:styleId="CommentTextChar">
    <w:name w:val="Comment Text Char"/>
    <w:basedOn w:val="DefaultParagraphFont"/>
    <w:link w:val="CommentText"/>
    <w:uiPriority w:val="99"/>
    <w:semiHidden/>
    <w:rsid w:val="001937AE"/>
    <w:rPr>
      <w:rFonts w:ascii="Times New Roman" w:hAnsi="Times New Roman"/>
      <w:kern w:val="0"/>
      <w:sz w:val="20"/>
      <w:szCs w:val="20"/>
      <w:lang w:val="vi-VN"/>
      <w14:ligatures w14:val="none"/>
    </w:rPr>
  </w:style>
  <w:style w:type="paragraph" w:styleId="NormalWeb">
    <w:name w:val="Normal (Web)"/>
    <w:basedOn w:val="Normal"/>
    <w:uiPriority w:val="99"/>
    <w:semiHidden/>
    <w:unhideWhenUsed/>
    <w:rsid w:val="001937AE"/>
    <w:pPr>
      <w:spacing w:line="259" w:lineRule="auto"/>
    </w:pPr>
    <w:rPr>
      <w:rFonts w:ascii="Times New Roman" w:hAnsi="Times New Roman" w:cs="Times New Roman"/>
      <w:lang w:val="vi-VN"/>
    </w:rPr>
  </w:style>
  <w:style w:type="paragraph" w:customStyle="1" w:styleId="MTDisplayEquation">
    <w:name w:val="MTDisplayEquation"/>
    <w:basedOn w:val="Normal"/>
    <w:next w:val="Normal"/>
    <w:link w:val="MTDisplayEquationChar"/>
    <w:rsid w:val="001937AE"/>
    <w:pPr>
      <w:tabs>
        <w:tab w:val="center" w:pos="5400"/>
        <w:tab w:val="right" w:pos="10780"/>
      </w:tabs>
      <w:spacing w:after="0" w:line="240" w:lineRule="auto"/>
    </w:pPr>
    <w:rPr>
      <w:rFonts w:ascii="Palatino Linotype" w:hAnsi="Palatino Linotype"/>
      <w:sz w:val="26"/>
      <w:szCs w:val="26"/>
    </w:rPr>
  </w:style>
  <w:style w:type="character" w:customStyle="1" w:styleId="MTDisplayEquationChar">
    <w:name w:val="MTDisplayEquation Char"/>
    <w:basedOn w:val="DefaultParagraphFont"/>
    <w:link w:val="MTDisplayEquation"/>
    <w:rsid w:val="001937AE"/>
    <w:rPr>
      <w:rFonts w:ascii="Palatino Linotype" w:hAnsi="Palatino Linotype"/>
      <w:sz w:val="26"/>
      <w:szCs w:val="26"/>
    </w:rPr>
  </w:style>
  <w:style w:type="character" w:styleId="CommentReference">
    <w:name w:val="annotation reference"/>
    <w:basedOn w:val="DefaultParagraphFont"/>
    <w:uiPriority w:val="99"/>
    <w:semiHidden/>
    <w:unhideWhenUsed/>
    <w:rsid w:val="001937AE"/>
    <w:rPr>
      <w:sz w:val="16"/>
      <w:szCs w:val="16"/>
    </w:rPr>
  </w:style>
  <w:style w:type="paragraph" w:styleId="CommentSubject">
    <w:name w:val="annotation subject"/>
    <w:basedOn w:val="CommentText"/>
    <w:next w:val="CommentText"/>
    <w:link w:val="CommentSubjectChar"/>
    <w:uiPriority w:val="99"/>
    <w:semiHidden/>
    <w:unhideWhenUsed/>
    <w:rsid w:val="001937AE"/>
    <w:rPr>
      <w:b/>
      <w:bCs/>
    </w:rPr>
  </w:style>
  <w:style w:type="character" w:customStyle="1" w:styleId="CommentSubjectChar">
    <w:name w:val="Comment Subject Char"/>
    <w:basedOn w:val="CommentTextChar"/>
    <w:link w:val="CommentSubject"/>
    <w:uiPriority w:val="99"/>
    <w:semiHidden/>
    <w:rsid w:val="001937AE"/>
    <w:rPr>
      <w:rFonts w:ascii="Times New Roman" w:hAnsi="Times New Roman"/>
      <w:b/>
      <w:bCs/>
      <w:kern w:val="0"/>
      <w:sz w:val="20"/>
      <w:szCs w:val="20"/>
      <w:lang w:val="vi-VN"/>
      <w14:ligatures w14:val="none"/>
    </w:rPr>
  </w:style>
  <w:style w:type="paragraph" w:styleId="BalloonText">
    <w:name w:val="Balloon Text"/>
    <w:basedOn w:val="Normal"/>
    <w:link w:val="BalloonTextChar"/>
    <w:uiPriority w:val="99"/>
    <w:semiHidden/>
    <w:unhideWhenUsed/>
    <w:rsid w:val="001937AE"/>
    <w:pPr>
      <w:spacing w:after="0" w:line="240" w:lineRule="auto"/>
    </w:pPr>
    <w:rPr>
      <w:rFonts w:ascii="Segoe UI" w:hAnsi="Segoe UI" w:cs="Segoe UI"/>
      <w:kern w:val="0"/>
      <w:sz w:val="18"/>
      <w:szCs w:val="18"/>
      <w:lang w:val="vi-VN"/>
      <w14:ligatures w14:val="none"/>
    </w:rPr>
  </w:style>
  <w:style w:type="character" w:customStyle="1" w:styleId="BalloonTextChar">
    <w:name w:val="Balloon Text Char"/>
    <w:basedOn w:val="DefaultParagraphFont"/>
    <w:link w:val="BalloonText"/>
    <w:uiPriority w:val="99"/>
    <w:semiHidden/>
    <w:rsid w:val="001937AE"/>
    <w:rPr>
      <w:rFonts w:ascii="Segoe UI" w:hAnsi="Segoe UI" w:cs="Segoe UI"/>
      <w:kern w:val="0"/>
      <w:sz w:val="18"/>
      <w:szCs w:val="18"/>
      <w:lang w:val="vi-VN"/>
      <w14:ligatures w14:val="none"/>
    </w:rPr>
  </w:style>
  <w:style w:type="character" w:styleId="PlaceholderText">
    <w:name w:val="Placeholder Text"/>
    <w:basedOn w:val="DefaultParagraphFont"/>
    <w:uiPriority w:val="99"/>
    <w:semiHidden/>
    <w:rsid w:val="001937AE"/>
    <w:rPr>
      <w:color w:val="808080"/>
    </w:rPr>
  </w:style>
  <w:style w:type="paragraph" w:styleId="NoSpacing">
    <w:name w:val="No Spacing"/>
    <w:link w:val="NoSpacingChar"/>
    <w:uiPriority w:val="1"/>
    <w:qFormat/>
    <w:rsid w:val="001937AE"/>
    <w:pPr>
      <w:spacing w:after="0" w:line="240" w:lineRule="auto"/>
    </w:pPr>
    <w:rPr>
      <w:rFonts w:ascii="Times New Roman" w:eastAsiaTheme="minorEastAsia" w:hAnsi="Times New Roman"/>
      <w:kern w:val="0"/>
      <w:sz w:val="26"/>
      <w:szCs w:val="22"/>
      <w:lang w:eastAsia="ja-JP"/>
      <w14:ligatures w14:val="none"/>
    </w:rPr>
  </w:style>
  <w:style w:type="character" w:customStyle="1" w:styleId="fontstyle01">
    <w:name w:val="fontstyle01"/>
    <w:basedOn w:val="DefaultParagraphFont"/>
    <w:rsid w:val="001937AE"/>
    <w:rPr>
      <w:rFonts w:ascii="Times New Roman" w:hAnsi="Times New Roman" w:cs="Times New Roman" w:hint="default"/>
      <w:b/>
      <w:bCs/>
      <w:i w:val="0"/>
      <w:iCs w:val="0"/>
      <w:color w:val="000000"/>
      <w:sz w:val="28"/>
      <w:szCs w:val="28"/>
    </w:rPr>
  </w:style>
  <w:style w:type="paragraph" w:customStyle="1" w:styleId="Default">
    <w:name w:val="Default"/>
    <w:uiPriority w:val="99"/>
    <w:rsid w:val="001937AE"/>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styleId="FollowedHyperlink">
    <w:name w:val="FollowedHyperlink"/>
    <w:basedOn w:val="DefaultParagraphFont"/>
    <w:uiPriority w:val="99"/>
    <w:semiHidden/>
    <w:unhideWhenUsed/>
    <w:rsid w:val="001937AE"/>
    <w:rPr>
      <w:color w:val="954F72" w:themeColor="followedHyperlink"/>
      <w:u w:val="single"/>
    </w:rPr>
  </w:style>
  <w:style w:type="paragraph" w:customStyle="1" w:styleId="Char">
    <w:name w:val="Char"/>
    <w:basedOn w:val="Normal"/>
    <w:uiPriority w:val="99"/>
    <w:semiHidden/>
    <w:rsid w:val="001937AE"/>
    <w:pPr>
      <w:spacing w:line="240" w:lineRule="exact"/>
    </w:pPr>
    <w:rPr>
      <w:rFonts w:ascii="Arial" w:eastAsia="Times New Roman" w:hAnsi="Arial" w:cs="Arial"/>
      <w:kern w:val="0"/>
      <w14:ligatures w14:val="none"/>
    </w:rPr>
  </w:style>
  <w:style w:type="character" w:customStyle="1" w:styleId="apple-converted-space">
    <w:name w:val="apple-converted-space"/>
    <w:basedOn w:val="DefaultParagraphFont"/>
    <w:rsid w:val="001937AE"/>
  </w:style>
  <w:style w:type="character" w:customStyle="1" w:styleId="fontstyle21">
    <w:name w:val="fontstyle21"/>
    <w:basedOn w:val="DefaultParagraphFont"/>
    <w:rsid w:val="001937AE"/>
    <w:rPr>
      <w:rFonts w:ascii="Symbol" w:hAnsi="Symbol" w:hint="default"/>
      <w:b w:val="0"/>
      <w:bCs w:val="0"/>
      <w:i w:val="0"/>
      <w:iCs w:val="0"/>
      <w:color w:val="000000"/>
      <w:sz w:val="24"/>
      <w:szCs w:val="24"/>
    </w:rPr>
  </w:style>
  <w:style w:type="character" w:customStyle="1" w:styleId="fontstyle31">
    <w:name w:val="fontstyle31"/>
    <w:basedOn w:val="DefaultParagraphFont"/>
    <w:rsid w:val="001937AE"/>
    <w:rPr>
      <w:rFonts w:ascii="TimesNewRoman" w:hAnsi="TimesNewRoman" w:hint="default"/>
      <w:b w:val="0"/>
      <w:bCs w:val="0"/>
      <w:i/>
      <w:iCs/>
      <w:color w:val="000000"/>
      <w:sz w:val="24"/>
      <w:szCs w:val="24"/>
    </w:rPr>
  </w:style>
  <w:style w:type="character" w:styleId="Emphasis">
    <w:name w:val="Emphasis"/>
    <w:basedOn w:val="DefaultParagraphFont"/>
    <w:uiPriority w:val="20"/>
    <w:qFormat/>
    <w:rsid w:val="001937AE"/>
    <w:rPr>
      <w:i/>
      <w:iCs/>
    </w:rPr>
  </w:style>
  <w:style w:type="character" w:customStyle="1" w:styleId="NoSpacingChar">
    <w:name w:val="No Spacing Char"/>
    <w:link w:val="NoSpacing"/>
    <w:uiPriority w:val="1"/>
    <w:locked/>
    <w:rsid w:val="001937AE"/>
    <w:rPr>
      <w:rFonts w:ascii="Times New Roman" w:eastAsiaTheme="minorEastAsia" w:hAnsi="Times New Roman"/>
      <w:kern w:val="0"/>
      <w:sz w:val="26"/>
      <w:szCs w:val="22"/>
      <w:lang w:eastAsia="ja-JP"/>
      <w14:ligatures w14:val="none"/>
    </w:rPr>
  </w:style>
  <w:style w:type="character" w:customStyle="1" w:styleId="Vnbnnidung">
    <w:name w:val="Văn bản nội dung_"/>
    <w:basedOn w:val="DefaultParagraphFont"/>
    <w:link w:val="Vnbnnidung0"/>
    <w:rsid w:val="001937AE"/>
    <w:rPr>
      <w:rFonts w:ascii="Cambria" w:eastAsia="Cambria" w:hAnsi="Cambria" w:cs="Cambria"/>
      <w:sz w:val="26"/>
      <w:szCs w:val="26"/>
    </w:rPr>
  </w:style>
  <w:style w:type="paragraph" w:customStyle="1" w:styleId="Vnbnnidung0">
    <w:name w:val="Văn bản nội dung"/>
    <w:basedOn w:val="Normal"/>
    <w:link w:val="Vnbnnidung"/>
    <w:rsid w:val="001937AE"/>
    <w:pPr>
      <w:widowControl w:val="0"/>
      <w:spacing w:after="0" w:line="240" w:lineRule="auto"/>
    </w:pPr>
    <w:rPr>
      <w:rFonts w:ascii="Cambria" w:eastAsia="Cambria" w:hAnsi="Cambria" w:cs="Cambria"/>
      <w:sz w:val="26"/>
      <w:szCs w:val="26"/>
    </w:rPr>
  </w:style>
  <w:style w:type="table" w:customStyle="1" w:styleId="TableGrid1">
    <w:name w:val="Table Grid1"/>
    <w:basedOn w:val="TableNormal"/>
    <w:next w:val="TableGrid"/>
    <w:uiPriority w:val="59"/>
    <w:rsid w:val="001937AE"/>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39"/>
    <w:qFormat/>
    <w:rsid w:val="001937AE"/>
    <w:pPr>
      <w:spacing w:after="0" w:line="240" w:lineRule="auto"/>
    </w:pPr>
    <w:rPr>
      <w:rFonts w:ascii="Calibri" w:eastAsia="Times New Roman" w:hAnsi="Calibri"/>
      <w:kern w:val="0"/>
      <w:sz w:val="22"/>
      <w:szCs w:val="22"/>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1937AE"/>
    <w:rPr>
      <w:rFonts w:ascii="Georgia" w:eastAsia="Georgia" w:hAnsi="Georgia" w:cs="Georgia"/>
    </w:rPr>
  </w:style>
  <w:style w:type="table" w:customStyle="1" w:styleId="thamkhao4">
    <w:name w:val="tham khao4"/>
    <w:basedOn w:val="TableNormal"/>
    <w:next w:val="TableGrid"/>
    <w:uiPriority w:val="59"/>
    <w:qFormat/>
    <w:rsid w:val="001937AE"/>
    <w:pPr>
      <w:spacing w:after="0" w:line="240" w:lineRule="auto"/>
    </w:pPr>
    <w:rPr>
      <w:rFonts w:ascii="Times New Roman" w:hAnsi="Times New Roman"/>
      <w:kern w:val="0"/>
      <w:sz w:val="28"/>
      <w:szCs w:val="22"/>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TableNormal"/>
    <w:uiPriority w:val="39"/>
    <w:rsid w:val="001937AE"/>
    <w:pPr>
      <w:spacing w:after="0" w:line="240" w:lineRule="auto"/>
    </w:pPr>
    <w:rPr>
      <w:rFonts w:ascii="Georgia"/>
      <w:kern w:val="0"/>
      <w:sz w:val="22"/>
      <w:szCs w:val="22"/>
      <w14:ligatures w14:val="none"/>
    </w:rPr>
    <w:tblPr>
      <w:tblCellMar>
        <w:top w:w="80" w:type="dxa"/>
        <w:left w:w="160" w:type="dxa"/>
        <w:bottom w:w="80" w:type="dxa"/>
        <w:right w:w="160" w:type="dxa"/>
      </w:tblCellMar>
    </w:tblPr>
  </w:style>
  <w:style w:type="paragraph" w:styleId="BodyText">
    <w:name w:val="Body Text"/>
    <w:basedOn w:val="Normal"/>
    <w:link w:val="BodyTextChar"/>
    <w:uiPriority w:val="1"/>
    <w:qFormat/>
    <w:rsid w:val="001937AE"/>
    <w:pPr>
      <w:widowControl w:val="0"/>
      <w:autoSpaceDE w:val="0"/>
      <w:autoSpaceDN w:val="0"/>
      <w:spacing w:after="0" w:line="240" w:lineRule="auto"/>
      <w:ind w:left="230"/>
    </w:pPr>
    <w:rPr>
      <w:rFonts w:ascii="Times New Roman" w:eastAsia="Times New Roman" w:hAnsi="Times New Roman" w:cs="Times New Roman"/>
      <w:kern w:val="0"/>
      <w:sz w:val="32"/>
      <w:szCs w:val="32"/>
      <w:lang w:val="vi"/>
      <w14:ligatures w14:val="none"/>
    </w:rPr>
  </w:style>
  <w:style w:type="character" w:customStyle="1" w:styleId="BodyTextChar">
    <w:name w:val="Body Text Char"/>
    <w:basedOn w:val="DefaultParagraphFont"/>
    <w:link w:val="BodyText"/>
    <w:uiPriority w:val="1"/>
    <w:rsid w:val="001937AE"/>
    <w:rPr>
      <w:rFonts w:ascii="Times New Roman" w:eastAsia="Times New Roman" w:hAnsi="Times New Roman" w:cs="Times New Roman"/>
      <w:kern w:val="0"/>
      <w:sz w:val="32"/>
      <w:szCs w:val="32"/>
      <w:lang w:val="vi"/>
      <w14:ligatures w14:val="none"/>
    </w:rPr>
  </w:style>
  <w:style w:type="table" w:customStyle="1" w:styleId="TableGrid3">
    <w:name w:val="Table Grid3"/>
    <w:basedOn w:val="TableNormal"/>
    <w:next w:val="TableGrid"/>
    <w:uiPriority w:val="39"/>
    <w:rsid w:val="001937AE"/>
    <w:pPr>
      <w:spacing w:after="0" w:line="240" w:lineRule="auto"/>
    </w:pPr>
    <w:rPr>
      <w:rFonts w:ascii="Vietnamese Computer Modern" w:hAnsi="Vietnamese Computer Modern" w:cs="Arial"/>
      <w:color w:val="000000"/>
      <w:kern w:val="0"/>
      <w:sz w:val="28"/>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1937AE"/>
  </w:style>
  <w:style w:type="character" w:styleId="Strong">
    <w:name w:val="Strong"/>
    <w:basedOn w:val="DefaultParagraphFont"/>
    <w:uiPriority w:val="22"/>
    <w:qFormat/>
    <w:rsid w:val="001937AE"/>
    <w:rPr>
      <w:b/>
      <w:bCs/>
    </w:rPr>
  </w:style>
  <w:style w:type="paragraph" w:customStyle="1" w:styleId="msonormal0">
    <w:name w:val="msonormal"/>
    <w:basedOn w:val="Normal"/>
    <w:rsid w:val="001937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1937AE"/>
  </w:style>
  <w:style w:type="character" w:customStyle="1" w:styleId="katex">
    <w:name w:val="katex"/>
    <w:basedOn w:val="DefaultParagraphFont"/>
    <w:rsid w:val="001937AE"/>
  </w:style>
  <w:style w:type="character" w:customStyle="1" w:styleId="katex-html">
    <w:name w:val="katex-html"/>
    <w:basedOn w:val="DefaultParagraphFont"/>
    <w:rsid w:val="001937AE"/>
  </w:style>
  <w:style w:type="character" w:customStyle="1" w:styleId="base">
    <w:name w:val="base"/>
    <w:basedOn w:val="DefaultParagraphFont"/>
    <w:rsid w:val="001937AE"/>
  </w:style>
  <w:style w:type="character" w:customStyle="1" w:styleId="strut">
    <w:name w:val="strut"/>
    <w:basedOn w:val="DefaultParagraphFont"/>
    <w:rsid w:val="001937AE"/>
  </w:style>
  <w:style w:type="character" w:customStyle="1" w:styleId="mord">
    <w:name w:val="mord"/>
    <w:basedOn w:val="DefaultParagraphFont"/>
    <w:rsid w:val="001937AE"/>
  </w:style>
  <w:style w:type="character" w:customStyle="1" w:styleId="mpunct">
    <w:name w:val="mpunct"/>
    <w:basedOn w:val="DefaultParagraphFont"/>
    <w:rsid w:val="001937AE"/>
  </w:style>
  <w:style w:type="character" w:customStyle="1" w:styleId="mspace">
    <w:name w:val="mspace"/>
    <w:basedOn w:val="DefaultParagraphFont"/>
    <w:rsid w:val="001937AE"/>
  </w:style>
  <w:style w:type="character" w:customStyle="1" w:styleId="msupsub">
    <w:name w:val="msupsub"/>
    <w:basedOn w:val="DefaultParagraphFont"/>
    <w:rsid w:val="001937AE"/>
  </w:style>
  <w:style w:type="character" w:customStyle="1" w:styleId="vlist-t">
    <w:name w:val="vlist-t"/>
    <w:basedOn w:val="DefaultParagraphFont"/>
    <w:rsid w:val="001937AE"/>
  </w:style>
  <w:style w:type="character" w:customStyle="1" w:styleId="vlist-r">
    <w:name w:val="vlist-r"/>
    <w:basedOn w:val="DefaultParagraphFont"/>
    <w:rsid w:val="001937AE"/>
  </w:style>
  <w:style w:type="character" w:customStyle="1" w:styleId="vlist">
    <w:name w:val="vlist"/>
    <w:basedOn w:val="DefaultParagraphFont"/>
    <w:rsid w:val="001937AE"/>
  </w:style>
  <w:style w:type="character" w:customStyle="1" w:styleId="pstrut">
    <w:name w:val="pstrut"/>
    <w:basedOn w:val="DefaultParagraphFont"/>
    <w:rsid w:val="001937AE"/>
  </w:style>
  <w:style w:type="character" w:customStyle="1" w:styleId="sizing">
    <w:name w:val="sizing"/>
    <w:basedOn w:val="DefaultParagraphFont"/>
    <w:rsid w:val="001937AE"/>
  </w:style>
  <w:style w:type="character" w:customStyle="1" w:styleId="mrel">
    <w:name w:val="mrel"/>
    <w:basedOn w:val="DefaultParagraphFont"/>
    <w:rsid w:val="001937AE"/>
  </w:style>
  <w:style w:type="character" w:customStyle="1" w:styleId="mbin">
    <w:name w:val="mbin"/>
    <w:basedOn w:val="DefaultParagraphFont"/>
    <w:rsid w:val="001937AE"/>
  </w:style>
  <w:style w:type="character" w:customStyle="1" w:styleId="vlist-s">
    <w:name w:val="vlist-s"/>
    <w:basedOn w:val="DefaultParagraphFont"/>
    <w:rsid w:val="001937AE"/>
  </w:style>
  <w:style w:type="character" w:customStyle="1" w:styleId="mopen">
    <w:name w:val="mopen"/>
    <w:basedOn w:val="DefaultParagraphFont"/>
    <w:rsid w:val="001937AE"/>
  </w:style>
  <w:style w:type="character" w:customStyle="1" w:styleId="mclose">
    <w:name w:val="mclose"/>
    <w:basedOn w:val="DefaultParagraphFont"/>
    <w:rsid w:val="00193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82.wmf"/><Relationship Id="rId170" Type="http://schemas.openxmlformats.org/officeDocument/2006/relationships/oleObject" Target="embeddings/oleObject77.bin"/><Relationship Id="rId226" Type="http://schemas.openxmlformats.org/officeDocument/2006/relationships/oleObject" Target="embeddings/oleObject105.bin"/><Relationship Id="rId268" Type="http://schemas.openxmlformats.org/officeDocument/2006/relationships/oleObject" Target="embeddings/oleObject126.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3.emf"/><Relationship Id="rId5" Type="http://schemas.openxmlformats.org/officeDocument/2006/relationships/footnotes" Target="footnotes.xml"/><Relationship Id="rId181" Type="http://schemas.openxmlformats.org/officeDocument/2006/relationships/image" Target="media/image93.wmf"/><Relationship Id="rId237" Type="http://schemas.openxmlformats.org/officeDocument/2006/relationships/image" Target="media/image121.wmf"/><Relationship Id="rId279" Type="http://schemas.openxmlformats.org/officeDocument/2006/relationships/footer" Target="footer1.xml"/><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7.wmf"/><Relationship Id="rId139" Type="http://schemas.openxmlformats.org/officeDocument/2006/relationships/image" Target="media/image72.wmf"/><Relationship Id="rId85" Type="http://schemas.openxmlformats.org/officeDocument/2006/relationships/image" Target="media/image40.wmf"/><Relationship Id="rId150" Type="http://schemas.openxmlformats.org/officeDocument/2006/relationships/oleObject" Target="embeddings/oleObject67.bin"/><Relationship Id="rId171" Type="http://schemas.openxmlformats.org/officeDocument/2006/relationships/image" Target="media/image88.wmf"/><Relationship Id="rId192" Type="http://schemas.openxmlformats.org/officeDocument/2006/relationships/oleObject" Target="embeddings/oleObject88.bin"/><Relationship Id="rId206" Type="http://schemas.openxmlformats.org/officeDocument/2006/relationships/oleObject" Target="embeddings/oleObject95.bin"/><Relationship Id="rId227" Type="http://schemas.openxmlformats.org/officeDocument/2006/relationships/image" Target="media/image116.wmf"/><Relationship Id="rId248" Type="http://schemas.openxmlformats.org/officeDocument/2006/relationships/oleObject" Target="embeddings/oleObject116.bin"/><Relationship Id="rId269" Type="http://schemas.openxmlformats.org/officeDocument/2006/relationships/image" Target="media/image137.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64.emf"/><Relationship Id="rId280" Type="http://schemas.openxmlformats.org/officeDocument/2006/relationships/fontTable" Target="fontTable.xml"/><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2.bin"/><Relationship Id="rId161" Type="http://schemas.openxmlformats.org/officeDocument/2006/relationships/image" Target="media/image83.wmf"/><Relationship Id="rId182" Type="http://schemas.openxmlformats.org/officeDocument/2006/relationships/oleObject" Target="embeddings/oleObject83.bin"/><Relationship Id="rId217" Type="http://schemas.openxmlformats.org/officeDocument/2006/relationships/image" Target="media/image111.wmf"/><Relationship Id="rId6" Type="http://schemas.openxmlformats.org/officeDocument/2006/relationships/endnotes" Target="endnotes.xml"/><Relationship Id="rId238" Type="http://schemas.openxmlformats.org/officeDocument/2006/relationships/oleObject" Target="embeddings/oleObject111.bin"/><Relationship Id="rId259" Type="http://schemas.openxmlformats.org/officeDocument/2006/relationships/image" Target="media/image132.wmf"/><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oleObject" Target="embeddings/oleObject127.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image" Target="media/image65.png"/><Relationship Id="rId151" Type="http://schemas.openxmlformats.org/officeDocument/2006/relationships/image" Target="media/image78.wmf"/><Relationship Id="rId172" Type="http://schemas.openxmlformats.org/officeDocument/2006/relationships/oleObject" Target="embeddings/oleObject78.bin"/><Relationship Id="rId193" Type="http://schemas.openxmlformats.org/officeDocument/2006/relationships/image" Target="media/image99.wmf"/><Relationship Id="rId207" Type="http://schemas.openxmlformats.org/officeDocument/2006/relationships/image" Target="media/image106.wmf"/><Relationship Id="rId228" Type="http://schemas.openxmlformats.org/officeDocument/2006/relationships/oleObject" Target="embeddings/oleObject106.bin"/><Relationship Id="rId249" Type="http://schemas.openxmlformats.org/officeDocument/2006/relationships/image" Target="media/image127.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2.bin"/><Relationship Id="rId281" Type="http://schemas.microsoft.com/office/2011/relationships/people" Target="people.xml"/><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image" Target="media/image73.wmf"/><Relationship Id="rId7" Type="http://schemas.openxmlformats.org/officeDocument/2006/relationships/image" Target="media/image1.wmf"/><Relationship Id="rId162" Type="http://schemas.openxmlformats.org/officeDocument/2006/relationships/oleObject" Target="embeddings/oleObject73.bin"/><Relationship Id="rId183" Type="http://schemas.openxmlformats.org/officeDocument/2006/relationships/image" Target="media/image94.wmf"/><Relationship Id="rId218" Type="http://schemas.openxmlformats.org/officeDocument/2006/relationships/oleObject" Target="embeddings/oleObject101.bin"/><Relationship Id="rId239" Type="http://schemas.openxmlformats.org/officeDocument/2006/relationships/image" Target="media/image122.wmf"/><Relationship Id="rId250" Type="http://schemas.openxmlformats.org/officeDocument/2006/relationships/oleObject" Target="embeddings/oleObject117.bin"/><Relationship Id="rId271" Type="http://schemas.openxmlformats.org/officeDocument/2006/relationships/image" Target="media/image138.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31" Type="http://schemas.openxmlformats.org/officeDocument/2006/relationships/image" Target="media/image66.emf"/><Relationship Id="rId152" Type="http://schemas.openxmlformats.org/officeDocument/2006/relationships/oleObject" Target="embeddings/oleObject68.bin"/><Relationship Id="rId173" Type="http://schemas.openxmlformats.org/officeDocument/2006/relationships/image" Target="media/image89.wmf"/><Relationship Id="rId194" Type="http://schemas.openxmlformats.org/officeDocument/2006/relationships/oleObject" Target="embeddings/oleObject89.bin"/><Relationship Id="rId208" Type="http://schemas.openxmlformats.org/officeDocument/2006/relationships/oleObject" Target="embeddings/oleObject96.bin"/><Relationship Id="rId229" Type="http://schemas.openxmlformats.org/officeDocument/2006/relationships/image" Target="media/image117.wmf"/><Relationship Id="rId240" Type="http://schemas.openxmlformats.org/officeDocument/2006/relationships/oleObject" Target="embeddings/oleObject112.bin"/><Relationship Id="rId261" Type="http://schemas.openxmlformats.org/officeDocument/2006/relationships/image" Target="media/image133.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theme" Target="theme/theme1.xml"/><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3.bin"/><Relationship Id="rId163" Type="http://schemas.openxmlformats.org/officeDocument/2006/relationships/image" Target="media/image84.wmf"/><Relationship Id="rId184" Type="http://schemas.openxmlformats.org/officeDocument/2006/relationships/oleObject" Target="embeddings/oleObject84.bin"/><Relationship Id="rId219" Type="http://schemas.openxmlformats.org/officeDocument/2006/relationships/image" Target="media/image112.wmf"/><Relationship Id="rId230" Type="http://schemas.openxmlformats.org/officeDocument/2006/relationships/oleObject" Target="embeddings/oleObject107.bin"/><Relationship Id="rId251" Type="http://schemas.openxmlformats.org/officeDocument/2006/relationships/image" Target="media/image128.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28.bin"/><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image" Target="media/image67.emf"/><Relationship Id="rId153" Type="http://schemas.openxmlformats.org/officeDocument/2006/relationships/image" Target="media/image79.wmf"/><Relationship Id="rId174" Type="http://schemas.openxmlformats.org/officeDocument/2006/relationships/oleObject" Target="embeddings/oleObject79.bin"/><Relationship Id="rId195" Type="http://schemas.openxmlformats.org/officeDocument/2006/relationships/image" Target="media/image100.wmf"/><Relationship Id="rId209" Type="http://schemas.openxmlformats.org/officeDocument/2006/relationships/image" Target="media/image107.wmf"/><Relationship Id="rId220" Type="http://schemas.openxmlformats.org/officeDocument/2006/relationships/oleObject" Target="embeddings/oleObject102.bin"/><Relationship Id="rId241" Type="http://schemas.openxmlformats.org/officeDocument/2006/relationships/image" Target="media/image123.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3.bin"/><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image" Target="media/image74.wmf"/><Relationship Id="rId164" Type="http://schemas.openxmlformats.org/officeDocument/2006/relationships/oleObject" Target="embeddings/oleObject74.bin"/><Relationship Id="rId185" Type="http://schemas.openxmlformats.org/officeDocument/2006/relationships/image" Target="media/image95.wmf"/><Relationship Id="rId9" Type="http://schemas.openxmlformats.org/officeDocument/2006/relationships/image" Target="media/image2.wmf"/><Relationship Id="rId210" Type="http://schemas.openxmlformats.org/officeDocument/2006/relationships/oleObject" Target="embeddings/oleObject97.bin"/><Relationship Id="rId26" Type="http://schemas.openxmlformats.org/officeDocument/2006/relationships/oleObject" Target="embeddings/oleObject10.bin"/><Relationship Id="rId231" Type="http://schemas.openxmlformats.org/officeDocument/2006/relationships/image" Target="media/image118.wmf"/><Relationship Id="rId252" Type="http://schemas.openxmlformats.org/officeDocument/2006/relationships/oleObject" Target="embeddings/oleObject118.bin"/><Relationship Id="rId273" Type="http://schemas.openxmlformats.org/officeDocument/2006/relationships/image" Target="media/image139.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8.png"/><Relationship Id="rId154" Type="http://schemas.openxmlformats.org/officeDocument/2006/relationships/oleObject" Target="embeddings/oleObject69.bin"/><Relationship Id="rId175" Type="http://schemas.openxmlformats.org/officeDocument/2006/relationships/image" Target="media/image90.wmf"/><Relationship Id="rId196" Type="http://schemas.openxmlformats.org/officeDocument/2006/relationships/oleObject" Target="embeddings/oleObject90.bin"/><Relationship Id="rId200" Type="http://schemas.openxmlformats.org/officeDocument/2006/relationships/oleObject" Target="embeddings/oleObject92.bin"/><Relationship Id="rId16" Type="http://schemas.openxmlformats.org/officeDocument/2006/relationships/oleObject" Target="embeddings/oleObject5.bin"/><Relationship Id="rId221" Type="http://schemas.openxmlformats.org/officeDocument/2006/relationships/image" Target="media/image113.wmf"/><Relationship Id="rId242" Type="http://schemas.openxmlformats.org/officeDocument/2006/relationships/oleObject" Target="embeddings/oleObject113.bin"/><Relationship Id="rId263" Type="http://schemas.openxmlformats.org/officeDocument/2006/relationships/image" Target="media/image134.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64.bin"/><Relationship Id="rId90" Type="http://schemas.openxmlformats.org/officeDocument/2006/relationships/oleObject" Target="embeddings/oleObject42.bin"/><Relationship Id="rId165" Type="http://schemas.openxmlformats.org/officeDocument/2006/relationships/image" Target="media/image85.wmf"/><Relationship Id="rId186" Type="http://schemas.openxmlformats.org/officeDocument/2006/relationships/oleObject" Target="embeddings/oleObject85.bin"/><Relationship Id="rId211" Type="http://schemas.openxmlformats.org/officeDocument/2006/relationships/image" Target="media/image108.wmf"/><Relationship Id="rId232" Type="http://schemas.openxmlformats.org/officeDocument/2006/relationships/oleObject" Target="embeddings/oleObject108.bin"/><Relationship Id="rId253" Type="http://schemas.openxmlformats.org/officeDocument/2006/relationships/image" Target="media/image129.wmf"/><Relationship Id="rId274" Type="http://schemas.openxmlformats.org/officeDocument/2006/relationships/oleObject" Target="embeddings/oleObject129.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image" Target="media/image69.wmf"/><Relationship Id="rId80" Type="http://schemas.openxmlformats.org/officeDocument/2006/relationships/oleObject" Target="embeddings/oleObject37.bin"/><Relationship Id="rId155" Type="http://schemas.openxmlformats.org/officeDocument/2006/relationships/image" Target="media/image80.wmf"/><Relationship Id="rId176" Type="http://schemas.openxmlformats.org/officeDocument/2006/relationships/oleObject" Target="embeddings/oleObject80.bin"/><Relationship Id="rId197" Type="http://schemas.openxmlformats.org/officeDocument/2006/relationships/image" Target="media/image101.wmf"/><Relationship Id="rId201" Type="http://schemas.openxmlformats.org/officeDocument/2006/relationships/image" Target="media/image103.wmf"/><Relationship Id="rId222" Type="http://schemas.openxmlformats.org/officeDocument/2006/relationships/oleObject" Target="embeddings/oleObject103.bin"/><Relationship Id="rId243" Type="http://schemas.openxmlformats.org/officeDocument/2006/relationships/image" Target="media/image124.wmf"/><Relationship Id="rId264" Type="http://schemas.openxmlformats.org/officeDocument/2006/relationships/oleObject" Target="embeddings/oleObject124.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5.wmf"/><Relationship Id="rId166" Type="http://schemas.openxmlformats.org/officeDocument/2006/relationships/oleObject" Target="embeddings/oleObject75.bin"/><Relationship Id="rId187" Type="http://schemas.openxmlformats.org/officeDocument/2006/relationships/image" Target="media/image96.wmf"/><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19.wmf"/><Relationship Id="rId254" Type="http://schemas.openxmlformats.org/officeDocument/2006/relationships/oleObject" Target="embeddings/oleObject119.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275" Type="http://schemas.openxmlformats.org/officeDocument/2006/relationships/image" Target="media/image140.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0.bin"/><Relationship Id="rId156" Type="http://schemas.openxmlformats.org/officeDocument/2006/relationships/oleObject" Target="embeddings/oleObject70.bin"/><Relationship Id="rId177" Type="http://schemas.openxmlformats.org/officeDocument/2006/relationships/image" Target="media/image91.wmf"/><Relationship Id="rId198" Type="http://schemas.openxmlformats.org/officeDocument/2006/relationships/oleObject" Target="embeddings/oleObject91.bin"/><Relationship Id="rId202" Type="http://schemas.openxmlformats.org/officeDocument/2006/relationships/oleObject" Target="embeddings/oleObject93.bin"/><Relationship Id="rId223" Type="http://schemas.openxmlformats.org/officeDocument/2006/relationships/image" Target="media/image114.wmf"/><Relationship Id="rId244" Type="http://schemas.openxmlformats.org/officeDocument/2006/relationships/oleObject" Target="embeddings/oleObject114.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5.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65.bin"/><Relationship Id="rId167" Type="http://schemas.openxmlformats.org/officeDocument/2006/relationships/image" Target="media/image86.wmf"/><Relationship Id="rId188" Type="http://schemas.openxmlformats.org/officeDocument/2006/relationships/oleObject" Target="embeddings/oleObject86.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9.wmf"/><Relationship Id="rId234" Type="http://schemas.openxmlformats.org/officeDocument/2006/relationships/oleObject" Target="embeddings/oleObject109.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30.wmf"/><Relationship Id="rId276" Type="http://schemas.openxmlformats.org/officeDocument/2006/relationships/oleObject" Target="embeddings/oleObject130.bin"/><Relationship Id="rId40" Type="http://schemas.openxmlformats.org/officeDocument/2006/relationships/oleObject" Target="embeddings/oleObject17.bin"/><Relationship Id="rId115" Type="http://schemas.openxmlformats.org/officeDocument/2006/relationships/image" Target="media/image55.png"/><Relationship Id="rId136" Type="http://schemas.openxmlformats.org/officeDocument/2006/relationships/image" Target="media/image70.wmf"/><Relationship Id="rId157" Type="http://schemas.openxmlformats.org/officeDocument/2006/relationships/image" Target="media/image81.wmf"/><Relationship Id="rId178" Type="http://schemas.openxmlformats.org/officeDocument/2006/relationships/oleObject" Target="embeddings/oleObject81.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102.wmf"/><Relationship Id="rId203" Type="http://schemas.openxmlformats.org/officeDocument/2006/relationships/image" Target="media/image104.wmf"/><Relationship Id="rId19" Type="http://schemas.openxmlformats.org/officeDocument/2006/relationships/image" Target="media/image7.wmf"/><Relationship Id="rId224" Type="http://schemas.openxmlformats.org/officeDocument/2006/relationships/oleObject" Target="embeddings/oleObject104.bin"/><Relationship Id="rId245" Type="http://schemas.openxmlformats.org/officeDocument/2006/relationships/image" Target="media/image125.wmf"/><Relationship Id="rId266" Type="http://schemas.openxmlformats.org/officeDocument/2006/relationships/oleObject" Target="embeddings/oleObject125.bin"/><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image" Target="media/image61.png"/><Relationship Id="rId147" Type="http://schemas.openxmlformats.org/officeDocument/2006/relationships/image" Target="media/image76.wmf"/><Relationship Id="rId168" Type="http://schemas.openxmlformats.org/officeDocument/2006/relationships/oleObject" Target="embeddings/oleObject76.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7.wmf"/><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0.wmf"/><Relationship Id="rId256" Type="http://schemas.openxmlformats.org/officeDocument/2006/relationships/oleObject" Target="embeddings/oleObject120.bin"/><Relationship Id="rId277" Type="http://schemas.openxmlformats.org/officeDocument/2006/relationships/image" Target="media/image141.png"/><Relationship Id="rId116" Type="http://schemas.openxmlformats.org/officeDocument/2006/relationships/image" Target="media/image56.wmf"/><Relationship Id="rId137" Type="http://schemas.openxmlformats.org/officeDocument/2006/relationships/oleObject" Target="embeddings/oleObject61.bin"/><Relationship Id="rId158" Type="http://schemas.openxmlformats.org/officeDocument/2006/relationships/oleObject" Target="embeddings/oleObject71.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92.wmf"/><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image" Target="media/image115.wmf"/><Relationship Id="rId246" Type="http://schemas.openxmlformats.org/officeDocument/2006/relationships/oleObject" Target="embeddings/oleObject115.bin"/><Relationship Id="rId267" Type="http://schemas.openxmlformats.org/officeDocument/2006/relationships/image" Target="media/image136.wmf"/><Relationship Id="rId106" Type="http://schemas.openxmlformats.org/officeDocument/2006/relationships/oleObject" Target="embeddings/oleObject50.bin"/><Relationship Id="rId127" Type="http://schemas.openxmlformats.org/officeDocument/2006/relationships/image" Target="media/image62.e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66.bin"/><Relationship Id="rId169" Type="http://schemas.openxmlformats.org/officeDocument/2006/relationships/image" Target="media/image87.wmf"/><Relationship Id="rId4" Type="http://schemas.openxmlformats.org/officeDocument/2006/relationships/webSettings" Target="webSettings.xml"/><Relationship Id="rId180" Type="http://schemas.openxmlformats.org/officeDocument/2006/relationships/oleObject" Target="embeddings/oleObject82.bin"/><Relationship Id="rId215" Type="http://schemas.openxmlformats.org/officeDocument/2006/relationships/image" Target="media/image110.wmf"/><Relationship Id="rId236" Type="http://schemas.openxmlformats.org/officeDocument/2006/relationships/oleObject" Target="embeddings/oleObject110.bin"/><Relationship Id="rId257" Type="http://schemas.openxmlformats.org/officeDocument/2006/relationships/image" Target="media/image131.wmf"/><Relationship Id="rId278" Type="http://schemas.openxmlformats.org/officeDocument/2006/relationships/header" Target="header1.xml"/><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71.emf"/><Relationship Id="rId191" Type="http://schemas.openxmlformats.org/officeDocument/2006/relationships/image" Target="media/image98.wmf"/><Relationship Id="rId205" Type="http://schemas.openxmlformats.org/officeDocument/2006/relationships/image" Target="media/image105.wmf"/><Relationship Id="rId247" Type="http://schemas.openxmlformats.org/officeDocument/2006/relationships/image" Target="media/image126.wmf"/><Relationship Id="rId107" Type="http://schemas.openxmlformats.org/officeDocument/2006/relationships/image" Target="media/image51.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7.wmf"/><Relationship Id="rId95" Type="http://schemas.openxmlformats.org/officeDocument/2006/relationships/image" Target="media/image45.wmf"/><Relationship Id="rId160" Type="http://schemas.openxmlformats.org/officeDocument/2006/relationships/oleObject" Target="embeddings/oleObject72.bin"/><Relationship Id="rId216" Type="http://schemas.openxmlformats.org/officeDocument/2006/relationships/oleObject" Target="embeddings/oleObject100.bin"/><Relationship Id="rId258" Type="http://schemas.openxmlformats.org/officeDocument/2006/relationships/oleObject" Target="embeddings/oleObject121.bin"/></Relationships>
</file>

<file path=word/_rels/header1.xml.rels><?xml version="1.0" encoding="UTF-8" standalone="yes"?>
<Relationships xmlns="http://schemas.openxmlformats.org/package/2006/relationships"><Relationship Id="rId1" Type="http://schemas.openxmlformats.org/officeDocument/2006/relationships/image" Target="media/image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4</cp:revision>
  <dcterms:created xsi:type="dcterms:W3CDTF">2026-07-30T02:32:00Z</dcterms:created>
  <dcterms:modified xsi:type="dcterms:W3CDTF">2026-07-31T14:59:00Z</dcterms:modified>
</cp:coreProperties>
</file>