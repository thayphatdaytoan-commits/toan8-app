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E22CE" w14:textId="77777777" w:rsidR="00BD40CA" w:rsidRPr="007A7E42" w:rsidRDefault="00BD40CA" w:rsidP="00BD40CA">
      <w:pPr>
        <w:pStyle w:val="ListParagraph"/>
        <w:ind w:left="-90" w:right="-389"/>
        <w:jc w:val="center"/>
        <w:rPr>
          <w:rFonts w:ascii="Palatino Linotype" w:hAnsi="Palatino Linotype"/>
          <w:b/>
          <w:sz w:val="28"/>
          <w:szCs w:val="28"/>
          <w:u w:val="single"/>
        </w:rPr>
      </w:pPr>
      <w:r w:rsidRPr="007A7E42">
        <w:rPr>
          <w:rFonts w:ascii="Palatino Linotype" w:hAnsi="Palatino Linotype" w:cstheme="majorHAnsi"/>
          <w:b/>
          <w:sz w:val="28"/>
          <w:szCs w:val="28"/>
        </w:rPr>
        <w:t>BÀI 2: MỘT SỐ HỆ THỨC VỀ CẠNH VÀ GÓC TRONG TAM GIÁC VUÔNG</w:t>
      </w:r>
    </w:p>
    <w:p w14:paraId="7E2A36A3" w14:textId="77777777" w:rsidR="00BD40CA" w:rsidRPr="007A7E42" w:rsidRDefault="00BD40CA" w:rsidP="00BD40CA">
      <w:pPr>
        <w:pStyle w:val="ListParagraph"/>
        <w:numPr>
          <w:ilvl w:val="0"/>
          <w:numId w:val="9"/>
        </w:numPr>
        <w:spacing w:line="259" w:lineRule="auto"/>
        <w:rPr>
          <w:rFonts w:ascii="Palatino Linotype" w:hAnsi="Palatino Linotype"/>
          <w:b/>
          <w:color w:val="000000" w:themeColor="text1"/>
          <w:u w:val="single"/>
        </w:rPr>
      </w:pPr>
      <w:r w:rsidRPr="007A7E42">
        <w:rPr>
          <w:rFonts w:ascii="Palatino Linotype" w:hAnsi="Palatino Linotype" w:cstheme="majorHAnsi"/>
          <w:b/>
          <w:color w:val="0070C0"/>
        </w:rPr>
        <w:t>TÓM TẮT LÝ THUYẾT</w:t>
      </w:r>
    </w:p>
    <w:p w14:paraId="347F0A85" w14:textId="77777777" w:rsidR="00BD40CA" w:rsidRPr="007A7E42" w:rsidRDefault="00BD40CA" w:rsidP="00BD40CA">
      <w:pPr>
        <w:pBdr>
          <w:top w:val="single" w:sz="4" w:space="1" w:color="auto"/>
          <w:left w:val="single" w:sz="4" w:space="4" w:color="auto"/>
          <w:bottom w:val="single" w:sz="4" w:space="1" w:color="auto"/>
          <w:right w:val="single" w:sz="4" w:space="4" w:color="auto"/>
        </w:pBdr>
        <w:tabs>
          <w:tab w:val="left" w:pos="456"/>
        </w:tabs>
        <w:spacing w:line="276" w:lineRule="auto"/>
        <w:jc w:val="both"/>
        <w:rPr>
          <w:rFonts w:ascii="Palatino Linotype" w:hAnsi="Palatino Linotype"/>
          <w:color w:val="000000" w:themeColor="text1"/>
        </w:rPr>
      </w:pPr>
      <w:r w:rsidRPr="007A7E42">
        <w:rPr>
          <w:rFonts w:ascii="Palatino Linotype" w:hAnsi="Palatino Linotype"/>
          <w:noProof/>
        </w:rPr>
        <w:drawing>
          <wp:anchor distT="0" distB="0" distL="114300" distR="114300" simplePos="0" relativeHeight="251659264" behindDoc="0" locked="0" layoutInCell="1" allowOverlap="1" wp14:anchorId="42B1FFFA" wp14:editId="41B5E559">
            <wp:simplePos x="0" y="0"/>
            <wp:positionH relativeFrom="column">
              <wp:posOffset>4205126</wp:posOffset>
            </wp:positionH>
            <wp:positionV relativeFrom="paragraph">
              <wp:posOffset>273961</wp:posOffset>
            </wp:positionV>
            <wp:extent cx="2566742" cy="1328737"/>
            <wp:effectExtent l="0" t="0" r="5080" b="5080"/>
            <wp:wrapNone/>
            <wp:docPr id="1485003215" name="Picture 1485003215" descr="A triangle with a green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triangle with a green square&#10;&#10;Description automatically generated"/>
                    <pic:cNvPicPr/>
                  </pic:nvPicPr>
                  <pic:blipFill rotWithShape="1">
                    <a:blip r:embed="rId7" cstate="print">
                      <a:extLst>
                        <a:ext uri="{28A0092B-C50C-407E-A947-70E740481C1C}">
                          <a14:useLocalDpi xmlns:a14="http://schemas.microsoft.com/office/drawing/2010/main" val="0"/>
                        </a:ext>
                      </a:extLst>
                    </a:blip>
                    <a:srcRect l="36594" t="21946" r="36199" b="57078"/>
                    <a:stretch/>
                  </pic:blipFill>
                  <pic:spPr bwMode="auto">
                    <a:xfrm>
                      <a:off x="0" y="0"/>
                      <a:ext cx="2566742" cy="132873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A7E42">
        <w:rPr>
          <w:rFonts w:ascii="Palatino Linotype" w:hAnsi="Palatino Linotype"/>
          <w:b/>
          <w:color w:val="000000" w:themeColor="text1"/>
        </w:rPr>
        <w:t>1. Định lí:</w:t>
      </w:r>
      <w:r w:rsidRPr="007A7E42">
        <w:rPr>
          <w:rFonts w:ascii="Palatino Linotype" w:hAnsi="Palatino Linotype"/>
          <w:color w:val="000000" w:themeColor="text1"/>
        </w:rPr>
        <w:t xml:space="preserve"> Trong một tam giác vuông:</w:t>
      </w:r>
    </w:p>
    <w:p w14:paraId="08C35B2C" w14:textId="77777777" w:rsidR="00BD40CA" w:rsidRPr="007A7E42" w:rsidRDefault="00BD40CA" w:rsidP="00BD40CA">
      <w:pPr>
        <w:pBdr>
          <w:top w:val="single" w:sz="4" w:space="1" w:color="auto"/>
          <w:left w:val="single" w:sz="4" w:space="4" w:color="auto"/>
          <w:bottom w:val="single" w:sz="4" w:space="1" w:color="auto"/>
          <w:right w:val="single" w:sz="4" w:space="4" w:color="auto"/>
        </w:pBdr>
        <w:tabs>
          <w:tab w:val="left" w:pos="456"/>
        </w:tabs>
        <w:spacing w:line="276" w:lineRule="auto"/>
        <w:jc w:val="both"/>
        <w:rPr>
          <w:rFonts w:ascii="Palatino Linotype" w:hAnsi="Palatino Linotype"/>
          <w:b/>
          <w:bCs/>
          <w:color w:val="000000" w:themeColor="text1"/>
        </w:rPr>
      </w:pPr>
      <w:r w:rsidRPr="007A7E42">
        <w:rPr>
          <w:rFonts w:ascii="Palatino Linotype" w:hAnsi="Palatino Linotype"/>
          <w:b/>
          <w:bCs/>
          <w:color w:val="000000" w:themeColor="text1"/>
        </w:rPr>
        <w:t xml:space="preserve">Cạnh góc vuông = (cạnh huyền) </w:t>
      </w:r>
      <w:r w:rsidRPr="007A7E42">
        <w:rPr>
          <w:position w:val="-4"/>
        </w:rPr>
        <w:object w:dxaOrig="200" w:dyaOrig="220" w14:anchorId="4E15DF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3" type="#_x0000_t75" style="width:9pt;height:9pt" o:ole="">
            <v:imagedata r:id="rId8" o:title=""/>
          </v:shape>
          <o:OLEObject Type="Embed" ProgID="Equation.DSMT4" ShapeID="_x0000_i1083" DrawAspect="Content" ObjectID="_1847051666" r:id="rId9"/>
        </w:object>
      </w:r>
      <w:r w:rsidRPr="007A7E42">
        <w:rPr>
          <w:rFonts w:ascii="Palatino Linotype" w:hAnsi="Palatino Linotype"/>
          <w:b/>
          <w:bCs/>
          <w:color w:val="000000" w:themeColor="text1"/>
        </w:rPr>
        <w:t xml:space="preserve"> (sin góc đối) </w:t>
      </w:r>
    </w:p>
    <w:p w14:paraId="498D6C11" w14:textId="77777777" w:rsidR="00BD40CA" w:rsidRPr="007A7E42" w:rsidRDefault="00BD40CA" w:rsidP="00BD40CA">
      <w:pPr>
        <w:pBdr>
          <w:top w:val="single" w:sz="4" w:space="1" w:color="auto"/>
          <w:left w:val="single" w:sz="4" w:space="4" w:color="auto"/>
          <w:bottom w:val="single" w:sz="4" w:space="1" w:color="auto"/>
          <w:right w:val="single" w:sz="4" w:space="4" w:color="auto"/>
        </w:pBdr>
        <w:tabs>
          <w:tab w:val="left" w:pos="456"/>
        </w:tabs>
        <w:spacing w:line="276" w:lineRule="auto"/>
        <w:jc w:val="both"/>
        <w:rPr>
          <w:rFonts w:ascii="Palatino Linotype" w:hAnsi="Palatino Linotype"/>
          <w:b/>
          <w:bCs/>
          <w:color w:val="000000" w:themeColor="text1"/>
        </w:rPr>
      </w:pPr>
      <w:r w:rsidRPr="007A7E42">
        <w:rPr>
          <w:rFonts w:ascii="Palatino Linotype" w:hAnsi="Palatino Linotype"/>
          <w:b/>
          <w:bCs/>
          <w:color w:val="000000" w:themeColor="text1"/>
        </w:rPr>
        <w:tab/>
      </w:r>
      <w:r w:rsidRPr="007A7E42">
        <w:rPr>
          <w:rFonts w:ascii="Palatino Linotype" w:hAnsi="Palatino Linotype"/>
          <w:b/>
          <w:bCs/>
          <w:color w:val="000000" w:themeColor="text1"/>
        </w:rPr>
        <w:tab/>
      </w:r>
      <w:r w:rsidRPr="007A7E42">
        <w:rPr>
          <w:rFonts w:ascii="Palatino Linotype" w:hAnsi="Palatino Linotype"/>
          <w:b/>
          <w:bCs/>
          <w:color w:val="000000" w:themeColor="text1"/>
        </w:rPr>
        <w:tab/>
        <w:t xml:space="preserve">       </w:t>
      </w:r>
      <w:r w:rsidRPr="007A7E42">
        <w:rPr>
          <w:rFonts w:ascii="Palatino Linotype" w:hAnsi="Palatino Linotype"/>
          <w:b/>
          <w:bCs/>
        </w:rPr>
        <w:t>= (</w:t>
      </w:r>
      <w:r w:rsidRPr="007A7E42">
        <w:rPr>
          <w:rFonts w:ascii="Palatino Linotype" w:hAnsi="Palatino Linotype"/>
          <w:b/>
          <w:bCs/>
          <w:color w:val="000000" w:themeColor="text1"/>
        </w:rPr>
        <w:t xml:space="preserve">cạnh huyền) </w:t>
      </w:r>
      <w:r w:rsidRPr="007A7E42">
        <w:rPr>
          <w:position w:val="-4"/>
        </w:rPr>
        <w:object w:dxaOrig="200" w:dyaOrig="220" w14:anchorId="381AE8E3">
          <v:shape id="_x0000_i1084" type="#_x0000_t75" style="width:9pt;height:9pt" o:ole="">
            <v:imagedata r:id="rId10" o:title=""/>
          </v:shape>
          <o:OLEObject Type="Embed" ProgID="Equation.DSMT4" ShapeID="_x0000_i1084" DrawAspect="Content" ObjectID="_1847051667" r:id="rId11"/>
        </w:object>
      </w:r>
      <w:r w:rsidRPr="007A7E42">
        <w:rPr>
          <w:rFonts w:ascii="Palatino Linotype" w:hAnsi="Palatino Linotype"/>
          <w:b/>
          <w:bCs/>
          <w:color w:val="000000" w:themeColor="text1"/>
        </w:rPr>
        <w:t xml:space="preserve"> (cosin góc kề)</w:t>
      </w:r>
    </w:p>
    <w:p w14:paraId="5177B426" w14:textId="77777777" w:rsidR="00BD40CA" w:rsidRPr="007A7E42" w:rsidRDefault="00BD40CA" w:rsidP="00BD40CA">
      <w:pPr>
        <w:pBdr>
          <w:top w:val="single" w:sz="4" w:space="1" w:color="auto"/>
          <w:left w:val="single" w:sz="4" w:space="4" w:color="auto"/>
          <w:bottom w:val="single" w:sz="4" w:space="1" w:color="auto"/>
          <w:right w:val="single" w:sz="4" w:space="4" w:color="auto"/>
        </w:pBdr>
        <w:tabs>
          <w:tab w:val="left" w:pos="456"/>
        </w:tabs>
        <w:spacing w:line="276" w:lineRule="auto"/>
        <w:jc w:val="both"/>
        <w:rPr>
          <w:rFonts w:ascii="Palatino Linotype" w:hAnsi="Palatino Linotype"/>
          <w:color w:val="000000" w:themeColor="text1"/>
        </w:rPr>
      </w:pPr>
      <w:r w:rsidRPr="007A7E42">
        <w:rPr>
          <w:rFonts w:ascii="Palatino Linotype" w:hAnsi="Palatino Linotype"/>
          <w:color w:val="000000" w:themeColor="text1"/>
        </w:rPr>
        <w:t xml:space="preserve">           Ví dụ: </w:t>
      </w:r>
      <w:r w:rsidRPr="007A7E42">
        <w:rPr>
          <w:position w:val="-6"/>
        </w:rPr>
        <w:object w:dxaOrig="3040" w:dyaOrig="400" w14:anchorId="7B652D45">
          <v:shape id="_x0000_i1085" type="#_x0000_t75" style="width:150.75pt;height:19.5pt" o:ole="">
            <v:imagedata r:id="rId12" o:title=""/>
          </v:shape>
          <o:OLEObject Type="Embed" ProgID="Equation.DSMT4" ShapeID="_x0000_i1085" DrawAspect="Content" ObjectID="_1847051668" r:id="rId13"/>
        </w:object>
      </w:r>
    </w:p>
    <w:p w14:paraId="7846E5D3" w14:textId="77777777" w:rsidR="00BD40CA" w:rsidRPr="007A7E42" w:rsidRDefault="00BD40CA" w:rsidP="00BD40CA">
      <w:pPr>
        <w:pBdr>
          <w:top w:val="single" w:sz="4" w:space="1" w:color="auto"/>
          <w:left w:val="single" w:sz="4" w:space="4" w:color="auto"/>
          <w:bottom w:val="single" w:sz="4" w:space="1" w:color="auto"/>
          <w:right w:val="single" w:sz="4" w:space="4" w:color="auto"/>
        </w:pBdr>
        <w:tabs>
          <w:tab w:val="left" w:pos="456"/>
        </w:tabs>
        <w:spacing w:line="276" w:lineRule="auto"/>
        <w:jc w:val="both"/>
        <w:rPr>
          <w:rFonts w:ascii="Palatino Linotype" w:hAnsi="Palatino Linotype"/>
          <w:b/>
          <w:bCs/>
          <w:color w:val="000000" w:themeColor="text1"/>
        </w:rPr>
      </w:pPr>
      <w:r w:rsidRPr="007A7E42">
        <w:rPr>
          <w:rFonts w:ascii="Palatino Linotype" w:hAnsi="Palatino Linotype"/>
          <w:b/>
          <w:bCs/>
          <w:color w:val="000000" w:themeColor="text1"/>
        </w:rPr>
        <w:t xml:space="preserve">Cạnh góc vuông = (cạnh góc vuông) </w:t>
      </w:r>
      <w:r w:rsidRPr="007A7E42">
        <w:rPr>
          <w:position w:val="-4"/>
        </w:rPr>
        <w:object w:dxaOrig="200" w:dyaOrig="220" w14:anchorId="7386A3FA">
          <v:shape id="_x0000_i1086" type="#_x0000_t75" style="width:9pt;height:9pt" o:ole="">
            <v:imagedata r:id="rId14" o:title=""/>
          </v:shape>
          <o:OLEObject Type="Embed" ProgID="Equation.DSMT4" ShapeID="_x0000_i1086" DrawAspect="Content" ObjectID="_1847051669" r:id="rId15"/>
        </w:object>
      </w:r>
      <w:r w:rsidRPr="007A7E42">
        <w:rPr>
          <w:rFonts w:ascii="Palatino Linotype" w:hAnsi="Palatino Linotype"/>
          <w:b/>
          <w:bCs/>
          <w:color w:val="000000" w:themeColor="text1"/>
        </w:rPr>
        <w:t xml:space="preserve"> (tang góc đối) </w:t>
      </w:r>
    </w:p>
    <w:p w14:paraId="52EBCF8E" w14:textId="77777777" w:rsidR="00BD40CA" w:rsidRPr="007A7E42" w:rsidRDefault="00BD40CA" w:rsidP="00BD40CA">
      <w:pPr>
        <w:pBdr>
          <w:top w:val="single" w:sz="4" w:space="1" w:color="auto"/>
          <w:left w:val="single" w:sz="4" w:space="4" w:color="auto"/>
          <w:bottom w:val="single" w:sz="4" w:space="1" w:color="auto"/>
          <w:right w:val="single" w:sz="4" w:space="4" w:color="auto"/>
        </w:pBdr>
        <w:tabs>
          <w:tab w:val="left" w:pos="456"/>
        </w:tabs>
        <w:spacing w:line="276" w:lineRule="auto"/>
        <w:jc w:val="both"/>
        <w:rPr>
          <w:rFonts w:ascii="Palatino Linotype" w:hAnsi="Palatino Linotype"/>
          <w:b/>
          <w:bCs/>
          <w:color w:val="000000" w:themeColor="text1"/>
        </w:rPr>
      </w:pPr>
      <w:r w:rsidRPr="007A7E42">
        <w:rPr>
          <w:rFonts w:ascii="Palatino Linotype" w:hAnsi="Palatino Linotype"/>
          <w:b/>
          <w:bCs/>
          <w:color w:val="000000" w:themeColor="text1"/>
        </w:rPr>
        <w:tab/>
      </w:r>
      <w:r w:rsidRPr="007A7E42">
        <w:rPr>
          <w:rFonts w:ascii="Palatino Linotype" w:hAnsi="Palatino Linotype"/>
          <w:b/>
          <w:bCs/>
          <w:color w:val="000000" w:themeColor="text1"/>
        </w:rPr>
        <w:tab/>
      </w:r>
      <w:r w:rsidRPr="007A7E42">
        <w:rPr>
          <w:rFonts w:ascii="Palatino Linotype" w:hAnsi="Palatino Linotype"/>
          <w:b/>
          <w:bCs/>
          <w:color w:val="000000" w:themeColor="text1"/>
        </w:rPr>
        <w:tab/>
        <w:t xml:space="preserve">      = (cạnh góc vuông)</w:t>
      </w:r>
      <w:r w:rsidRPr="007A7E42">
        <w:rPr>
          <w:position w:val="-4"/>
        </w:rPr>
        <w:object w:dxaOrig="200" w:dyaOrig="220" w14:anchorId="0F4DAE07">
          <v:shape id="_x0000_i1087" type="#_x0000_t75" style="width:9pt;height:9pt" o:ole="">
            <v:imagedata r:id="rId16" o:title=""/>
          </v:shape>
          <o:OLEObject Type="Embed" ProgID="Equation.DSMT4" ShapeID="_x0000_i1087" DrawAspect="Content" ObjectID="_1847051670" r:id="rId17"/>
        </w:object>
      </w:r>
      <w:r w:rsidRPr="007A7E42">
        <w:rPr>
          <w:rFonts w:ascii="Palatino Linotype" w:hAnsi="Palatino Linotype"/>
          <w:b/>
          <w:bCs/>
          <w:color w:val="000000" w:themeColor="text1"/>
        </w:rPr>
        <w:t>(cotang góc kề).</w:t>
      </w:r>
    </w:p>
    <w:p w14:paraId="3B8656D3" w14:textId="77777777" w:rsidR="00BD40CA" w:rsidRPr="007A7E42" w:rsidRDefault="00BD40CA" w:rsidP="00BD40CA">
      <w:pPr>
        <w:pBdr>
          <w:top w:val="single" w:sz="4" w:space="1" w:color="auto"/>
          <w:left w:val="single" w:sz="4" w:space="4" w:color="auto"/>
          <w:bottom w:val="single" w:sz="4" w:space="1" w:color="auto"/>
          <w:right w:val="single" w:sz="4" w:space="4" w:color="auto"/>
        </w:pBdr>
        <w:tabs>
          <w:tab w:val="left" w:pos="456"/>
        </w:tabs>
        <w:spacing w:line="276" w:lineRule="auto"/>
        <w:jc w:val="both"/>
        <w:rPr>
          <w:rFonts w:ascii="Palatino Linotype" w:hAnsi="Palatino Linotype"/>
          <w:color w:val="000000" w:themeColor="text1"/>
        </w:rPr>
      </w:pPr>
      <w:r w:rsidRPr="007A7E42">
        <w:rPr>
          <w:rFonts w:ascii="Palatino Linotype" w:hAnsi="Palatino Linotype"/>
          <w:color w:val="000000" w:themeColor="text1"/>
        </w:rPr>
        <w:t xml:space="preserve">           Ví dụ: </w:t>
      </w:r>
      <w:r w:rsidRPr="007A7E42">
        <w:rPr>
          <w:position w:val="-6"/>
        </w:rPr>
        <w:object w:dxaOrig="3080" w:dyaOrig="400" w14:anchorId="3219EDED">
          <v:shape id="_x0000_i1088" type="#_x0000_t75" style="width:153.75pt;height:19.5pt" o:ole="">
            <v:imagedata r:id="rId18" o:title=""/>
          </v:shape>
          <o:OLEObject Type="Embed" ProgID="Equation.DSMT4" ShapeID="_x0000_i1088" DrawAspect="Content" ObjectID="_1847051671" r:id="rId19"/>
        </w:object>
      </w:r>
      <w:r w:rsidRPr="007A7E42">
        <w:rPr>
          <w:rFonts w:ascii="Palatino Linotype" w:hAnsi="Palatino Linotype"/>
        </w:rPr>
        <w:t>;</w:t>
      </w:r>
    </w:p>
    <w:p w14:paraId="2BBDA722" w14:textId="77777777" w:rsidR="00BD40CA" w:rsidRPr="007A7E42" w:rsidRDefault="00BD40CA" w:rsidP="00BD40CA">
      <w:pPr>
        <w:pStyle w:val="ListParagraph"/>
        <w:numPr>
          <w:ilvl w:val="0"/>
          <w:numId w:val="9"/>
        </w:numPr>
        <w:spacing w:after="0" w:line="276" w:lineRule="auto"/>
        <w:rPr>
          <w:rFonts w:ascii="Palatino Linotype" w:hAnsi="Palatino Linotype" w:cstheme="majorHAnsi"/>
          <w:b/>
          <w:color w:val="0070C0"/>
        </w:rPr>
      </w:pPr>
      <w:r w:rsidRPr="007A7E42">
        <w:rPr>
          <w:rFonts w:ascii="Palatino Linotype" w:hAnsi="Palatino Linotype" w:cstheme="majorHAnsi"/>
          <w:b/>
          <w:color w:val="0070C0"/>
        </w:rPr>
        <w:t>CÁC DẠNG BÀI TẬP</w:t>
      </w:r>
    </w:p>
    <w:p w14:paraId="25C18BF6" w14:textId="77777777" w:rsidR="00BD40CA" w:rsidRPr="007A7E42" w:rsidRDefault="00BD40CA" w:rsidP="00BD40CA">
      <w:pPr>
        <w:pStyle w:val="ListParagraph"/>
        <w:spacing w:after="0" w:line="276" w:lineRule="auto"/>
        <w:ind w:left="0"/>
        <w:rPr>
          <w:rFonts w:ascii="Palatino Linotype" w:hAnsi="Palatino Linotype" w:cstheme="majorHAnsi"/>
          <w:b/>
          <w:color w:val="FF0000"/>
        </w:rPr>
      </w:pPr>
      <w:r w:rsidRPr="007A7E42">
        <w:rPr>
          <w:rFonts w:ascii="Palatino Linotype" w:hAnsi="Palatino Linotype" w:cstheme="majorHAnsi"/>
          <w:b/>
          <w:color w:val="0070C0"/>
        </w:rPr>
        <w:t>Dạng 3: Tính tỉ số đo các cạnh trong tam giác</w:t>
      </w:r>
    </w:p>
    <w:p w14:paraId="0D231039" w14:textId="77777777" w:rsidR="00BD40CA" w:rsidRPr="007A7E42" w:rsidRDefault="00BD40CA" w:rsidP="00BD40CA">
      <w:pPr>
        <w:spacing w:after="0" w:line="276" w:lineRule="auto"/>
        <w:jc w:val="both"/>
        <w:rPr>
          <w:rFonts w:ascii="Palatino Linotype" w:hAnsi="Palatino Linotype" w:cstheme="majorHAnsi"/>
        </w:rPr>
      </w:pPr>
      <w:r w:rsidRPr="007A7E42">
        <w:rPr>
          <w:rFonts w:ascii="Palatino Linotype" w:hAnsi="Palatino Linotype" w:cstheme="majorHAnsi"/>
          <w:b/>
        </w:rPr>
        <w:t xml:space="preserve">Bài 15: </w:t>
      </w:r>
      <w:r w:rsidRPr="007A7E42">
        <w:rPr>
          <w:rFonts w:ascii="Palatino Linotype" w:hAnsi="Palatino Linotype" w:cstheme="majorHAnsi"/>
        </w:rPr>
        <w:t xml:space="preserve">Cho </w:t>
      </w:r>
      <w:r w:rsidRPr="007A7E42">
        <w:rPr>
          <w:rFonts w:ascii="Palatino Linotype" w:hAnsi="Palatino Linotype" w:cstheme="majorHAnsi"/>
        </w:rPr>
        <w:sym w:font="Symbol" w:char="F044"/>
      </w:r>
      <w:r w:rsidRPr="007A7E42">
        <w:rPr>
          <w:rFonts w:ascii="Palatino Linotype" w:hAnsi="Palatino Linotype" w:cstheme="majorHAnsi"/>
        </w:rPr>
        <w:t>ABC vuông tại A có, tính độ dài các cạnh của tam giác trong các trường hợp sau:</w:t>
      </w:r>
    </w:p>
    <w:p w14:paraId="1532027F" w14:textId="77777777" w:rsidR="00BD40CA" w:rsidRPr="007A7E42" w:rsidRDefault="00BD40CA" w:rsidP="00BD40CA">
      <w:pPr>
        <w:spacing w:after="0" w:line="276" w:lineRule="auto"/>
        <w:jc w:val="both"/>
        <w:rPr>
          <w:rFonts w:ascii="Palatino Linotype" w:hAnsi="Palatino Linotype" w:cstheme="majorHAnsi"/>
        </w:rPr>
      </w:pPr>
      <w:r w:rsidRPr="007A7E42">
        <w:rPr>
          <w:rFonts w:ascii="Palatino Linotype" w:hAnsi="Palatino Linotype" w:cstheme="majorHAnsi"/>
        </w:rPr>
        <w:t xml:space="preserve">1) </w:t>
      </w:r>
      <m:oMath>
        <m:acc>
          <m:accPr>
            <m:ctrlPr>
              <w:rPr>
                <w:rFonts w:ascii="Cambria Math" w:hAnsi="Cambria Math" w:cstheme="majorHAnsi"/>
              </w:rPr>
            </m:ctrlPr>
          </m:accPr>
          <m:e>
            <m:r>
              <m:rPr>
                <m:sty m:val="p"/>
              </m:rPr>
              <w:rPr>
                <w:rFonts w:ascii="Cambria Math" w:hAnsi="Cambria Math" w:cstheme="majorHAnsi"/>
              </w:rPr>
              <m:t>C</m:t>
            </m:r>
          </m:e>
        </m:acc>
        <m:r>
          <m:rPr>
            <m:sty m:val="p"/>
          </m:rPr>
          <w:rPr>
            <w:rFonts w:ascii="Cambria Math" w:hAnsi="Cambria Math" w:cstheme="majorHAnsi"/>
          </w:rPr>
          <m:t>=</m:t>
        </m:r>
        <m:r>
          <m:rPr>
            <m:sty m:val="p"/>
          </m:rPr>
          <w:rPr>
            <w:rFonts w:ascii="Cambria Math" w:hAnsi="Cambria Math"/>
            <w:position w:val="-10"/>
          </w:rPr>
          <w:object w:dxaOrig="1880" w:dyaOrig="400" w14:anchorId="27C97D75">
            <v:shape id="_x0000_i1089" type="#_x0000_t75" style="width:94.5pt;height:19.5pt" o:ole="">
              <v:imagedata r:id="rId20" o:title=""/>
            </v:shape>
            <o:OLEObject Type="Embed" ProgID="Equation.DSMT4" ShapeID="_x0000_i1089" DrawAspect="Content" ObjectID="_1847051672" r:id="rId21"/>
          </w:object>
        </m:r>
      </m:oMath>
      <w:r w:rsidRPr="007A7E42">
        <w:rPr>
          <w:rFonts w:ascii="Palatino Linotype" w:hAnsi="Palatino Linotype" w:cstheme="majorHAnsi"/>
        </w:rPr>
        <w:t xml:space="preserve"> Tính AB, AC.</w:t>
      </w:r>
      <w:r w:rsidRPr="007A7E42">
        <w:rPr>
          <w:rFonts w:ascii="Palatino Linotype" w:hAnsi="Palatino Linotype" w:cstheme="majorHAnsi"/>
        </w:rPr>
        <w:tab/>
      </w:r>
      <w:r w:rsidRPr="007A7E42">
        <w:rPr>
          <w:rFonts w:ascii="Palatino Linotype" w:hAnsi="Palatino Linotype" w:cstheme="majorHAnsi"/>
        </w:rPr>
        <w:tab/>
      </w:r>
    </w:p>
    <w:p w14:paraId="3A9686EC" w14:textId="77777777" w:rsidR="00BD40CA" w:rsidRPr="007A7E42" w:rsidRDefault="00BD40CA" w:rsidP="00BD40CA">
      <w:pPr>
        <w:spacing w:after="0" w:line="276" w:lineRule="auto"/>
        <w:jc w:val="both"/>
        <w:rPr>
          <w:rFonts w:ascii="Palatino Linotype" w:hAnsi="Palatino Linotype" w:cstheme="majorHAnsi"/>
        </w:rPr>
      </w:pPr>
      <w:r w:rsidRPr="007A7E42">
        <w:rPr>
          <w:rFonts w:ascii="Palatino Linotype" w:hAnsi="Palatino Linotype" w:cstheme="majorHAnsi"/>
        </w:rPr>
        <w:t xml:space="preserve">2) </w:t>
      </w:r>
      <m:oMath>
        <m:acc>
          <m:accPr>
            <m:ctrlPr>
              <w:rPr>
                <w:rFonts w:ascii="Cambria Math" w:hAnsi="Cambria Math" w:cstheme="majorHAnsi"/>
              </w:rPr>
            </m:ctrlPr>
          </m:accPr>
          <m:e>
            <m:r>
              <m:rPr>
                <m:sty m:val="p"/>
              </m:rPr>
              <w:rPr>
                <w:rFonts w:ascii="Cambria Math" w:hAnsi="Cambria Math" w:cstheme="majorHAnsi"/>
              </w:rPr>
              <m:t>B</m:t>
            </m:r>
          </m:e>
        </m:acc>
        <m:r>
          <w:rPr>
            <w:rFonts w:ascii="Cambria Math" w:hAnsi="Cambria Math" w:cstheme="majorHAnsi"/>
          </w:rPr>
          <m:t>=</m:t>
        </m:r>
        <m:r>
          <m:rPr>
            <m:sty m:val="p"/>
          </m:rPr>
          <w:rPr>
            <w:rFonts w:ascii="Cambria Math" w:hAnsi="Cambria Math"/>
            <w:position w:val="-10"/>
          </w:rPr>
          <w:object w:dxaOrig="2079" w:dyaOrig="420" w14:anchorId="77DEBB9B">
            <v:shape id="_x0000_i1090" type="#_x0000_t75" style="width:105.75pt;height:19.5pt" o:ole="">
              <v:imagedata r:id="rId22" o:title=""/>
            </v:shape>
            <o:OLEObject Type="Embed" ProgID="Equation.DSMT4" ShapeID="_x0000_i1090" DrawAspect="Content" ObjectID="_1847051673" r:id="rId23"/>
          </w:object>
        </m:r>
      </m:oMath>
      <w:r w:rsidRPr="007A7E42">
        <w:rPr>
          <w:rFonts w:ascii="Palatino Linotype" w:hAnsi="Palatino Linotype" w:cstheme="majorHAnsi"/>
        </w:rPr>
        <w:t xml:space="preserve"> Tính AB, AC.</w:t>
      </w:r>
      <w:r w:rsidRPr="007A7E42">
        <w:rPr>
          <w:rFonts w:ascii="Palatino Linotype" w:hAnsi="Palatino Linotype" w:cstheme="majorHAnsi"/>
        </w:rPr>
        <w:tab/>
      </w:r>
      <w:r w:rsidRPr="007A7E42">
        <w:rPr>
          <w:rFonts w:ascii="Palatino Linotype" w:hAnsi="Palatino Linotype" w:cstheme="majorHAnsi"/>
        </w:rPr>
        <w:tab/>
      </w:r>
      <w:r w:rsidRPr="007A7E42">
        <w:rPr>
          <w:rFonts w:ascii="Palatino Linotype" w:hAnsi="Palatino Linotype" w:cstheme="majorHAnsi"/>
        </w:rPr>
        <w:tab/>
      </w:r>
    </w:p>
    <w:p w14:paraId="3BC2DBD5" w14:textId="77777777" w:rsidR="00BD40CA" w:rsidRPr="007A7E42" w:rsidRDefault="00BD40CA" w:rsidP="00BD40CA">
      <w:pPr>
        <w:spacing w:after="0" w:line="276" w:lineRule="auto"/>
        <w:jc w:val="both"/>
        <w:rPr>
          <w:rFonts w:ascii="Palatino Linotype" w:hAnsi="Palatino Linotype" w:cstheme="majorHAnsi"/>
        </w:rPr>
      </w:pPr>
      <w:r w:rsidRPr="007A7E42">
        <w:rPr>
          <w:rFonts w:ascii="Palatino Linotype" w:hAnsi="Palatino Linotype" w:cstheme="majorHAnsi"/>
        </w:rPr>
        <w:t xml:space="preserve">3) </w:t>
      </w:r>
      <m:oMath>
        <m:acc>
          <m:accPr>
            <m:ctrlPr>
              <w:rPr>
                <w:rFonts w:ascii="Cambria Math" w:hAnsi="Cambria Math" w:cstheme="majorHAnsi"/>
              </w:rPr>
            </m:ctrlPr>
          </m:accPr>
          <m:e>
            <m:r>
              <m:rPr>
                <m:sty m:val="p"/>
              </m:rPr>
              <w:rPr>
                <w:rFonts w:ascii="Cambria Math" w:hAnsi="Cambria Math" w:cstheme="majorHAnsi"/>
              </w:rPr>
              <m:t>C</m:t>
            </m:r>
          </m:e>
        </m:acc>
        <m:r>
          <w:rPr>
            <w:rFonts w:ascii="Cambria Math" w:hAnsi="Cambria Math" w:cstheme="majorHAnsi"/>
          </w:rPr>
          <m:t>=</m:t>
        </m:r>
        <m:r>
          <m:rPr>
            <m:sty m:val="p"/>
          </m:rPr>
          <w:rPr>
            <w:rFonts w:ascii="Cambria Math" w:hAnsi="Cambria Math"/>
            <w:position w:val="-12"/>
          </w:rPr>
          <w:object w:dxaOrig="2079" w:dyaOrig="440" w14:anchorId="36D01BCD">
            <v:shape id="_x0000_i1091" type="#_x0000_t75" style="width:105.75pt;height:22.5pt" o:ole="">
              <v:imagedata r:id="rId24" o:title=""/>
            </v:shape>
            <o:OLEObject Type="Embed" ProgID="Equation.DSMT4" ShapeID="_x0000_i1091" DrawAspect="Content" ObjectID="_1847051674" r:id="rId25"/>
          </w:object>
        </m:r>
      </m:oMath>
      <w:r w:rsidRPr="007A7E42">
        <w:rPr>
          <w:rFonts w:ascii="Palatino Linotype" w:hAnsi="Palatino Linotype" w:cstheme="majorHAnsi"/>
        </w:rPr>
        <w:t xml:space="preserve"> Tính BC, AC. </w:t>
      </w:r>
    </w:p>
    <w:p w14:paraId="3D785AE3" w14:textId="77777777" w:rsidR="00BD40CA" w:rsidRPr="007A7E42" w:rsidRDefault="00BD40CA" w:rsidP="00BD40CA">
      <w:pPr>
        <w:spacing w:after="0" w:line="276" w:lineRule="auto"/>
        <w:rPr>
          <w:rFonts w:ascii="Palatino Linotype" w:hAnsi="Palatino Linotype" w:cstheme="majorHAnsi"/>
        </w:rPr>
      </w:pPr>
      <w:r w:rsidRPr="007A7E42">
        <w:rPr>
          <w:rFonts w:ascii="Palatino Linotype" w:hAnsi="Palatino Linotype" w:cstheme="majorHAnsi"/>
          <w:b/>
        </w:rPr>
        <w:t xml:space="preserve">Bài 16: </w:t>
      </w:r>
      <w:r w:rsidRPr="007A7E42">
        <w:rPr>
          <w:rFonts w:ascii="Palatino Linotype" w:hAnsi="Palatino Linotype" w:cstheme="majorHAnsi"/>
        </w:rPr>
        <w:t xml:space="preserve">Cho </w:t>
      </w:r>
      <w:r w:rsidRPr="007A7E42">
        <w:rPr>
          <w:rFonts w:ascii="Palatino Linotype" w:hAnsi="Palatino Linotype" w:cstheme="majorHAnsi"/>
        </w:rPr>
        <w:sym w:font="Symbol" w:char="F044"/>
      </w:r>
      <w:r w:rsidRPr="007A7E42">
        <w:rPr>
          <w:rFonts w:ascii="Palatino Linotype" w:hAnsi="Palatino Linotype" w:cstheme="majorHAnsi"/>
        </w:rPr>
        <w:t xml:space="preserve">ABC vuông tại A, tính độ dài các cạnh của tam giác trong các trường hợp sau: </w:t>
      </w:r>
    </w:p>
    <w:p w14:paraId="4D438E81" w14:textId="77777777" w:rsidR="00BD40CA" w:rsidRPr="007A7E42" w:rsidRDefault="00BD40CA" w:rsidP="00BD40CA">
      <w:pPr>
        <w:spacing w:after="0" w:line="276" w:lineRule="auto"/>
        <w:rPr>
          <w:rFonts w:ascii="Palatino Linotype" w:hAnsi="Palatino Linotype" w:cstheme="majorHAnsi"/>
        </w:rPr>
      </w:pPr>
      <w:r w:rsidRPr="007A7E42">
        <w:rPr>
          <w:rFonts w:ascii="Palatino Linotype" w:hAnsi="Palatino Linotype" w:cstheme="majorHAnsi"/>
        </w:rPr>
        <w:t xml:space="preserve">1) </w:t>
      </w:r>
      <m:oMath>
        <m:acc>
          <m:accPr>
            <m:ctrlPr>
              <w:rPr>
                <w:rFonts w:ascii="Cambria Math" w:eastAsia="Calibri" w:hAnsi="Cambria Math" w:cstheme="majorHAnsi"/>
              </w:rPr>
            </m:ctrlPr>
          </m:accPr>
          <m:e>
            <m:r>
              <m:rPr>
                <m:sty m:val="p"/>
              </m:rPr>
              <w:rPr>
                <w:rFonts w:ascii="Cambria Math" w:hAnsi="Cambria Math" w:cstheme="majorHAnsi"/>
              </w:rPr>
              <m:t xml:space="preserve">C </m:t>
            </m:r>
          </m:e>
        </m:acc>
        <m:r>
          <w:rPr>
            <w:rFonts w:ascii="Cambria Math" w:hAnsi="Cambria Math" w:cstheme="majorHAnsi"/>
          </w:rPr>
          <m:t>=</m:t>
        </m:r>
        <m:sSup>
          <m:sSupPr>
            <m:ctrlPr>
              <w:rPr>
                <w:rFonts w:ascii="Cambria Math" w:eastAsia="Calibri" w:hAnsi="Cambria Math" w:cstheme="majorHAnsi"/>
                <w:i/>
              </w:rPr>
            </m:ctrlPr>
          </m:sSupPr>
          <m:e>
            <m:r>
              <w:rPr>
                <w:rFonts w:ascii="Cambria Math" w:hAnsi="Cambria Math" w:cstheme="majorHAnsi"/>
              </w:rPr>
              <m:t>30</m:t>
            </m:r>
          </m:e>
          <m:sup>
            <m:r>
              <m:rPr>
                <m:sty m:val="p"/>
              </m:rPr>
              <w:rPr>
                <w:rFonts w:ascii="Cambria Math" w:hAnsi="Cambria Math" w:cstheme="majorHAnsi"/>
              </w:rPr>
              <m:t>o</m:t>
            </m:r>
          </m:sup>
        </m:sSup>
      </m:oMath>
      <w:r w:rsidRPr="007A7E42">
        <w:rPr>
          <w:rFonts w:ascii="Palatino Linotype" w:hAnsi="Palatino Linotype" w:cstheme="majorHAnsi"/>
        </w:rPr>
        <w:t>, AB = 9cm. Tính AC, BC.</w:t>
      </w:r>
      <w:r w:rsidRPr="007A7E42">
        <w:rPr>
          <w:rFonts w:ascii="Palatino Linotype" w:hAnsi="Palatino Linotype" w:cstheme="majorHAnsi"/>
        </w:rPr>
        <w:tab/>
      </w:r>
      <w:r w:rsidRPr="007A7E42">
        <w:rPr>
          <w:rFonts w:ascii="Palatino Linotype" w:hAnsi="Palatino Linotype" w:cstheme="majorHAnsi"/>
        </w:rPr>
        <w:tab/>
      </w:r>
    </w:p>
    <w:p w14:paraId="33BED51D" w14:textId="77777777" w:rsidR="00BD40CA" w:rsidRPr="007A7E42" w:rsidRDefault="00BD40CA" w:rsidP="00BD40CA">
      <w:pPr>
        <w:spacing w:after="0" w:line="276" w:lineRule="auto"/>
        <w:rPr>
          <w:rFonts w:ascii="Palatino Linotype" w:hAnsi="Palatino Linotype" w:cstheme="majorHAnsi"/>
        </w:rPr>
      </w:pPr>
      <w:r w:rsidRPr="007A7E42">
        <w:rPr>
          <w:rFonts w:ascii="Palatino Linotype" w:hAnsi="Palatino Linotype" w:cstheme="majorHAnsi"/>
        </w:rPr>
        <w:t xml:space="preserve">2) </w:t>
      </w:r>
      <m:oMath>
        <m:acc>
          <m:accPr>
            <m:ctrlPr>
              <w:rPr>
                <w:rFonts w:ascii="Cambria Math" w:eastAsia="Calibri" w:hAnsi="Cambria Math" w:cstheme="majorHAnsi"/>
              </w:rPr>
            </m:ctrlPr>
          </m:accPr>
          <m:e>
            <m:r>
              <m:rPr>
                <m:sty m:val="p"/>
              </m:rPr>
              <w:rPr>
                <w:rFonts w:ascii="Cambria Math" w:hAnsi="Cambria Math" w:cstheme="majorHAnsi"/>
              </w:rPr>
              <m:t>B</m:t>
            </m:r>
          </m:e>
        </m:acc>
        <m:r>
          <w:rPr>
            <w:rFonts w:ascii="Cambria Math" w:hAnsi="Cambria Math" w:cstheme="majorHAnsi"/>
          </w:rPr>
          <m:t>=</m:t>
        </m:r>
        <m:sSup>
          <m:sSupPr>
            <m:ctrlPr>
              <w:rPr>
                <w:rFonts w:ascii="Cambria Math" w:eastAsia="Calibri" w:hAnsi="Cambria Math" w:cstheme="majorHAnsi"/>
                <w:i/>
              </w:rPr>
            </m:ctrlPr>
          </m:sSupPr>
          <m:e>
            <m:r>
              <w:rPr>
                <w:rFonts w:ascii="Cambria Math" w:hAnsi="Cambria Math" w:cstheme="majorHAnsi"/>
              </w:rPr>
              <m:t>45</m:t>
            </m:r>
          </m:e>
          <m:sup>
            <m:r>
              <m:rPr>
                <m:sty m:val="p"/>
              </m:rPr>
              <w:rPr>
                <w:rFonts w:ascii="Cambria Math" w:hAnsi="Cambria Math" w:cstheme="majorHAnsi"/>
              </w:rPr>
              <m:t>o</m:t>
            </m:r>
          </m:sup>
        </m:sSup>
        <m:r>
          <w:rPr>
            <w:rFonts w:ascii="Cambria Math" w:hAnsi="Cambria Math" w:cstheme="majorHAnsi"/>
          </w:rPr>
          <m:t xml:space="preserve">, </m:t>
        </m:r>
        <m:r>
          <m:rPr>
            <m:sty m:val="p"/>
          </m:rPr>
          <w:rPr>
            <w:rFonts w:ascii="Cambria Math" w:hAnsi="Cambria Math" w:cstheme="majorHAnsi"/>
          </w:rPr>
          <m:t>BC= 7</m:t>
        </m:r>
        <m:rad>
          <m:radPr>
            <m:degHide m:val="1"/>
            <m:ctrlPr>
              <w:rPr>
                <w:rFonts w:ascii="Cambria Math" w:eastAsia="Calibri" w:hAnsi="Cambria Math" w:cstheme="majorHAnsi"/>
              </w:rPr>
            </m:ctrlPr>
          </m:radPr>
          <m:deg/>
          <m:e>
            <m:r>
              <m:rPr>
                <m:sty m:val="p"/>
              </m:rPr>
              <w:rPr>
                <w:rFonts w:ascii="Cambria Math" w:hAnsi="Cambria Math" w:cstheme="majorHAnsi"/>
              </w:rPr>
              <m:t>2</m:t>
            </m:r>
          </m:e>
        </m:rad>
        <m:r>
          <m:rPr>
            <m:sty m:val="p"/>
          </m:rPr>
          <w:rPr>
            <w:rFonts w:ascii="Cambria Math" w:hAnsi="Cambria Math" w:cstheme="majorHAnsi"/>
          </w:rPr>
          <m:t>cm</m:t>
        </m:r>
      </m:oMath>
      <w:r w:rsidRPr="007A7E42">
        <w:rPr>
          <w:rFonts w:ascii="Palatino Linotype" w:hAnsi="Palatino Linotype" w:cstheme="majorHAnsi"/>
        </w:rPr>
        <w:t>. Tính AB, AC.</w:t>
      </w:r>
    </w:p>
    <w:p w14:paraId="3B0282BE" w14:textId="77777777" w:rsidR="00BD40CA" w:rsidRPr="007A7E42" w:rsidRDefault="00BD40CA" w:rsidP="00BD40CA">
      <w:pPr>
        <w:spacing w:after="0" w:line="276" w:lineRule="auto"/>
        <w:rPr>
          <w:rFonts w:ascii="Palatino Linotype" w:hAnsi="Palatino Linotype" w:cstheme="majorHAnsi"/>
        </w:rPr>
      </w:pPr>
      <w:r w:rsidRPr="007A7E42">
        <w:rPr>
          <w:rFonts w:ascii="Palatino Linotype" w:hAnsi="Palatino Linotype" w:cstheme="majorHAnsi"/>
        </w:rPr>
        <w:t xml:space="preserve">3) </w:t>
      </w:r>
      <m:oMath>
        <m:acc>
          <m:accPr>
            <m:ctrlPr>
              <w:rPr>
                <w:rFonts w:ascii="Cambria Math" w:eastAsia="Calibri" w:hAnsi="Cambria Math" w:cstheme="majorHAnsi"/>
              </w:rPr>
            </m:ctrlPr>
          </m:accPr>
          <m:e>
            <m:r>
              <m:rPr>
                <m:sty m:val="p"/>
              </m:rPr>
              <w:rPr>
                <w:rFonts w:ascii="Cambria Math" w:hAnsi="Cambria Math" w:cstheme="majorHAnsi"/>
              </w:rPr>
              <m:t>B</m:t>
            </m:r>
          </m:e>
        </m:acc>
        <m:r>
          <w:rPr>
            <w:rFonts w:ascii="Cambria Math" w:hAnsi="Cambria Math" w:cstheme="majorHAnsi"/>
          </w:rPr>
          <m:t>=</m:t>
        </m:r>
        <m:sSup>
          <m:sSupPr>
            <m:ctrlPr>
              <w:rPr>
                <w:rFonts w:ascii="Cambria Math" w:eastAsia="Calibri" w:hAnsi="Cambria Math" w:cstheme="majorHAnsi"/>
                <w:i/>
              </w:rPr>
            </m:ctrlPr>
          </m:sSupPr>
          <m:e>
            <m:r>
              <w:rPr>
                <w:rFonts w:ascii="Cambria Math" w:hAnsi="Cambria Math" w:cstheme="majorHAnsi"/>
              </w:rPr>
              <m:t>60</m:t>
            </m:r>
          </m:e>
          <m:sup>
            <m:r>
              <m:rPr>
                <m:sty m:val="p"/>
              </m:rPr>
              <w:rPr>
                <w:rFonts w:ascii="Cambria Math" w:hAnsi="Cambria Math" w:cstheme="majorHAnsi"/>
              </w:rPr>
              <m:t>o</m:t>
            </m:r>
          </m:sup>
        </m:sSup>
        <m:r>
          <w:rPr>
            <w:rFonts w:ascii="Cambria Math" w:hAnsi="Cambria Math" w:cstheme="majorHAnsi"/>
          </w:rPr>
          <m:t xml:space="preserve">, </m:t>
        </m:r>
        <m:r>
          <m:rPr>
            <m:sty m:val="p"/>
          </m:rPr>
          <w:rPr>
            <w:rFonts w:ascii="Cambria Math" w:hAnsi="Cambria Math" w:cstheme="majorHAnsi"/>
          </w:rPr>
          <m:t>AB= 6</m:t>
        </m:r>
        <m:rad>
          <m:radPr>
            <m:degHide m:val="1"/>
            <m:ctrlPr>
              <w:rPr>
                <w:rFonts w:ascii="Cambria Math" w:eastAsia="Calibri" w:hAnsi="Cambria Math" w:cstheme="majorHAnsi"/>
              </w:rPr>
            </m:ctrlPr>
          </m:radPr>
          <m:deg/>
          <m:e>
            <m:r>
              <m:rPr>
                <m:sty m:val="p"/>
              </m:rPr>
              <w:rPr>
                <w:rFonts w:ascii="Cambria Math" w:hAnsi="Cambria Math" w:cstheme="majorHAnsi"/>
              </w:rPr>
              <m:t>3</m:t>
            </m:r>
          </m:e>
        </m:rad>
        <m:r>
          <m:rPr>
            <m:sty m:val="p"/>
          </m:rPr>
          <w:rPr>
            <w:rFonts w:ascii="Cambria Math" w:hAnsi="Cambria Math" w:cstheme="majorHAnsi"/>
          </w:rPr>
          <m:t>cm</m:t>
        </m:r>
      </m:oMath>
      <w:r w:rsidRPr="007A7E42">
        <w:rPr>
          <w:rFonts w:ascii="Palatino Linotype" w:hAnsi="Palatino Linotype" w:cstheme="majorHAnsi"/>
        </w:rPr>
        <w:t>. Tính AC, BC.</w:t>
      </w:r>
    </w:p>
    <w:p w14:paraId="6A5E7841" w14:textId="77777777" w:rsidR="00BD40CA" w:rsidRPr="007A7E42" w:rsidRDefault="00BD40CA" w:rsidP="00BD40CA">
      <w:pPr>
        <w:spacing w:after="0" w:line="276" w:lineRule="auto"/>
        <w:rPr>
          <w:rFonts w:ascii="Palatino Linotype" w:hAnsi="Palatino Linotype" w:cstheme="majorHAnsi"/>
        </w:rPr>
      </w:pPr>
      <w:r w:rsidRPr="007A7E42">
        <w:rPr>
          <w:rFonts w:ascii="Palatino Linotype" w:hAnsi="Palatino Linotype" w:cstheme="majorHAnsi"/>
          <w:b/>
        </w:rPr>
        <w:t xml:space="preserve">Bài 17: </w:t>
      </w:r>
      <w:r w:rsidRPr="007A7E42">
        <w:rPr>
          <w:rFonts w:ascii="Palatino Linotype" w:hAnsi="Palatino Linotype" w:cstheme="majorHAnsi"/>
        </w:rPr>
        <w:t xml:space="preserve">Cho </w:t>
      </w:r>
      <w:r w:rsidRPr="007A7E42">
        <w:rPr>
          <w:rFonts w:ascii="Palatino Linotype" w:hAnsi="Palatino Linotype" w:cstheme="majorHAnsi"/>
        </w:rPr>
        <w:sym w:font="Symbol" w:char="F044"/>
      </w:r>
      <w:r w:rsidRPr="007A7E42">
        <w:rPr>
          <w:rFonts w:ascii="Palatino Linotype" w:hAnsi="Palatino Linotype" w:cstheme="majorHAnsi"/>
        </w:rPr>
        <w:t>ABC vuông tại A, tính độ dài các cạnh của tam giác trong các trường hợp sau:</w:t>
      </w:r>
    </w:p>
    <w:p w14:paraId="45384F86" w14:textId="77777777" w:rsidR="00BD40CA" w:rsidRPr="007A7E42" w:rsidRDefault="00BD40CA" w:rsidP="00BD40CA">
      <w:pPr>
        <w:spacing w:after="0" w:line="276" w:lineRule="auto"/>
        <w:rPr>
          <w:rFonts w:ascii="Palatino Linotype" w:hAnsi="Palatino Linotype" w:cstheme="majorHAnsi"/>
        </w:rPr>
      </w:pPr>
      <w:r w:rsidRPr="007A7E42">
        <w:rPr>
          <w:rFonts w:ascii="Palatino Linotype" w:hAnsi="Palatino Linotype" w:cstheme="majorHAnsi"/>
        </w:rPr>
        <w:t xml:space="preserve">1) </w:t>
      </w:r>
      <m:oMath>
        <m:acc>
          <m:accPr>
            <m:ctrlPr>
              <w:rPr>
                <w:rFonts w:ascii="Cambria Math" w:eastAsia="Calibri" w:hAnsi="Cambria Math" w:cstheme="majorHAnsi"/>
              </w:rPr>
            </m:ctrlPr>
          </m:accPr>
          <m:e>
            <m:r>
              <m:rPr>
                <m:sty m:val="p"/>
              </m:rPr>
              <w:rPr>
                <w:rFonts w:ascii="Cambria Math" w:hAnsi="Cambria Math" w:cstheme="majorHAnsi"/>
              </w:rPr>
              <m:t xml:space="preserve">C </m:t>
            </m:r>
          </m:e>
        </m:acc>
        <m:r>
          <w:rPr>
            <w:rFonts w:ascii="Cambria Math" w:hAnsi="Cambria Math" w:cstheme="majorHAnsi"/>
          </w:rPr>
          <m:t>=</m:t>
        </m:r>
        <m:sSup>
          <m:sSupPr>
            <m:ctrlPr>
              <w:rPr>
                <w:rFonts w:ascii="Cambria Math" w:eastAsia="Calibri" w:hAnsi="Cambria Math" w:cstheme="majorHAnsi"/>
                <w:i/>
              </w:rPr>
            </m:ctrlPr>
          </m:sSupPr>
          <m:e>
            <m:r>
              <w:rPr>
                <w:rFonts w:ascii="Cambria Math" w:hAnsi="Cambria Math" w:cstheme="majorHAnsi"/>
              </w:rPr>
              <m:t>30</m:t>
            </m:r>
          </m:e>
          <m:sup>
            <m:r>
              <m:rPr>
                <m:sty m:val="p"/>
              </m:rPr>
              <w:rPr>
                <w:rFonts w:ascii="Cambria Math" w:hAnsi="Cambria Math" w:cstheme="majorHAnsi"/>
              </w:rPr>
              <m:t>o</m:t>
            </m:r>
          </m:sup>
        </m:sSup>
      </m:oMath>
      <w:r w:rsidRPr="007A7E42">
        <w:rPr>
          <w:rFonts w:ascii="Palatino Linotype" w:hAnsi="Palatino Linotype" w:cstheme="majorHAnsi"/>
        </w:rPr>
        <w:t>, AC = 9cm. Tính BC, AB.</w:t>
      </w:r>
    </w:p>
    <w:p w14:paraId="1C4F8F77" w14:textId="77777777" w:rsidR="00BD40CA" w:rsidRPr="007A7E42" w:rsidRDefault="00BD40CA" w:rsidP="00BD40CA">
      <w:pPr>
        <w:spacing w:after="0" w:line="276" w:lineRule="auto"/>
        <w:rPr>
          <w:rFonts w:ascii="Palatino Linotype" w:hAnsi="Palatino Linotype" w:cstheme="majorHAnsi"/>
        </w:rPr>
      </w:pPr>
      <w:r w:rsidRPr="007A7E42">
        <w:rPr>
          <w:rFonts w:ascii="Palatino Linotype" w:hAnsi="Palatino Linotype" w:cstheme="majorHAnsi"/>
        </w:rPr>
        <w:t xml:space="preserve">2) </w:t>
      </w:r>
      <m:oMath>
        <m:acc>
          <m:accPr>
            <m:ctrlPr>
              <w:rPr>
                <w:rFonts w:ascii="Cambria Math" w:eastAsia="Calibri" w:hAnsi="Cambria Math" w:cstheme="majorHAnsi"/>
              </w:rPr>
            </m:ctrlPr>
          </m:accPr>
          <m:e>
            <m:r>
              <m:rPr>
                <m:sty m:val="p"/>
              </m:rPr>
              <w:rPr>
                <w:rFonts w:ascii="Cambria Math" w:hAnsi="Cambria Math" w:cstheme="majorHAnsi"/>
              </w:rPr>
              <m:t>B</m:t>
            </m:r>
          </m:e>
        </m:acc>
        <m:r>
          <w:rPr>
            <w:rFonts w:ascii="Cambria Math" w:hAnsi="Cambria Math" w:cstheme="majorHAnsi"/>
          </w:rPr>
          <m:t>=</m:t>
        </m:r>
        <m:sSup>
          <m:sSupPr>
            <m:ctrlPr>
              <w:rPr>
                <w:rFonts w:ascii="Cambria Math" w:eastAsia="Calibri" w:hAnsi="Cambria Math" w:cstheme="majorHAnsi"/>
                <w:i/>
              </w:rPr>
            </m:ctrlPr>
          </m:sSupPr>
          <m:e>
            <m:r>
              <w:rPr>
                <w:rFonts w:ascii="Cambria Math" w:hAnsi="Cambria Math" w:cstheme="majorHAnsi"/>
              </w:rPr>
              <m:t>45</m:t>
            </m:r>
          </m:e>
          <m:sup>
            <m:r>
              <m:rPr>
                <m:sty m:val="p"/>
              </m:rPr>
              <w:rPr>
                <w:rFonts w:ascii="Cambria Math" w:hAnsi="Cambria Math" w:cstheme="majorHAnsi"/>
              </w:rPr>
              <m:t>o</m:t>
            </m:r>
          </m:sup>
        </m:sSup>
        <m:r>
          <w:rPr>
            <w:rFonts w:ascii="Cambria Math" w:hAnsi="Cambria Math" w:cstheme="majorHAnsi"/>
          </w:rPr>
          <m:t xml:space="preserve">, </m:t>
        </m:r>
        <m:r>
          <m:rPr>
            <m:sty m:val="p"/>
          </m:rPr>
          <w:rPr>
            <w:rFonts w:ascii="Cambria Math" w:hAnsi="Cambria Math" w:cstheme="majorHAnsi"/>
          </w:rPr>
          <m:t>BC= 9cm</m:t>
        </m:r>
      </m:oMath>
      <w:r w:rsidRPr="007A7E42">
        <w:rPr>
          <w:rFonts w:ascii="Palatino Linotype" w:hAnsi="Palatino Linotype" w:cstheme="majorHAnsi"/>
        </w:rPr>
        <w:t>. Tính AC, AB.</w:t>
      </w:r>
    </w:p>
    <w:p w14:paraId="333F7C28" w14:textId="77777777" w:rsidR="00BD40CA" w:rsidRPr="007A7E42" w:rsidRDefault="00BD40CA" w:rsidP="00BD40CA">
      <w:pPr>
        <w:spacing w:after="0" w:line="276" w:lineRule="auto"/>
        <w:rPr>
          <w:rFonts w:ascii="Palatino Linotype" w:hAnsi="Palatino Linotype" w:cstheme="majorHAnsi"/>
        </w:rPr>
      </w:pPr>
      <w:r w:rsidRPr="007A7E42">
        <w:rPr>
          <w:rFonts w:ascii="Palatino Linotype" w:hAnsi="Palatino Linotype" w:cstheme="majorHAnsi"/>
        </w:rPr>
        <w:t xml:space="preserve">3) </w:t>
      </w:r>
      <m:oMath>
        <m:acc>
          <m:accPr>
            <m:ctrlPr>
              <w:rPr>
                <w:rFonts w:ascii="Cambria Math" w:eastAsia="Calibri" w:hAnsi="Cambria Math" w:cstheme="majorHAnsi"/>
              </w:rPr>
            </m:ctrlPr>
          </m:accPr>
          <m:e>
            <m:r>
              <m:rPr>
                <m:sty m:val="p"/>
              </m:rPr>
              <w:rPr>
                <w:rFonts w:ascii="Cambria Math" w:hAnsi="Cambria Math" w:cstheme="majorHAnsi"/>
              </w:rPr>
              <m:t>B</m:t>
            </m:r>
          </m:e>
        </m:acc>
        <m:r>
          <w:rPr>
            <w:rFonts w:ascii="Cambria Math" w:hAnsi="Cambria Math" w:cstheme="majorHAnsi"/>
          </w:rPr>
          <m:t>=</m:t>
        </m:r>
        <m:sSup>
          <m:sSupPr>
            <m:ctrlPr>
              <w:rPr>
                <w:rFonts w:ascii="Cambria Math" w:eastAsia="Calibri" w:hAnsi="Cambria Math" w:cstheme="majorHAnsi"/>
                <w:i/>
              </w:rPr>
            </m:ctrlPr>
          </m:sSupPr>
          <m:e>
            <m:r>
              <w:rPr>
                <w:rFonts w:ascii="Cambria Math" w:hAnsi="Cambria Math" w:cstheme="majorHAnsi"/>
              </w:rPr>
              <m:t>18</m:t>
            </m:r>
          </m:e>
          <m:sup>
            <m:r>
              <m:rPr>
                <m:sty m:val="p"/>
              </m:rPr>
              <w:rPr>
                <w:rFonts w:ascii="Cambria Math" w:hAnsi="Cambria Math" w:cstheme="majorHAnsi"/>
              </w:rPr>
              <m:t>o</m:t>
            </m:r>
          </m:sup>
        </m:sSup>
        <m:r>
          <w:rPr>
            <w:rFonts w:ascii="Cambria Math" w:hAnsi="Cambria Math" w:cstheme="majorHAnsi"/>
          </w:rPr>
          <m:t xml:space="preserve">, </m:t>
        </m:r>
        <m:r>
          <m:rPr>
            <m:sty m:val="p"/>
          </m:rPr>
          <w:rPr>
            <w:rFonts w:ascii="Cambria Math" w:hAnsi="Cambria Math" w:cstheme="majorHAnsi"/>
          </w:rPr>
          <m:t>AC= 9</m:t>
        </m:r>
        <m:rad>
          <m:radPr>
            <m:degHide m:val="1"/>
            <m:ctrlPr>
              <w:rPr>
                <w:rFonts w:ascii="Cambria Math" w:eastAsia="Calibri" w:hAnsi="Cambria Math" w:cstheme="majorHAnsi"/>
              </w:rPr>
            </m:ctrlPr>
          </m:radPr>
          <m:deg/>
          <m:e>
            <m:r>
              <m:rPr>
                <m:sty m:val="p"/>
              </m:rPr>
              <w:rPr>
                <w:rFonts w:ascii="Cambria Math" w:hAnsi="Cambria Math" w:cstheme="majorHAnsi"/>
              </w:rPr>
              <m:t>2</m:t>
            </m:r>
          </m:e>
        </m:rad>
        <m:r>
          <m:rPr>
            <m:sty m:val="p"/>
          </m:rPr>
          <w:rPr>
            <w:rFonts w:ascii="Cambria Math" w:hAnsi="Cambria Math" w:cstheme="majorHAnsi"/>
          </w:rPr>
          <m:t xml:space="preserve"> cm</m:t>
        </m:r>
      </m:oMath>
      <w:r w:rsidRPr="007A7E42">
        <w:rPr>
          <w:rFonts w:ascii="Palatino Linotype" w:hAnsi="Palatino Linotype" w:cstheme="majorHAnsi"/>
        </w:rPr>
        <w:t>. Tính AB, BC (làm tròn đến chữ số thập phân thứ hai).</w:t>
      </w:r>
    </w:p>
    <w:p w14:paraId="258ADFA7" w14:textId="77777777" w:rsidR="00BD40CA" w:rsidRPr="007A7E42" w:rsidRDefault="00BD40CA" w:rsidP="00BD40CA">
      <w:pPr>
        <w:pStyle w:val="ListParagraph"/>
        <w:spacing w:after="0" w:line="276" w:lineRule="auto"/>
        <w:ind w:left="0"/>
        <w:rPr>
          <w:rFonts w:ascii="Palatino Linotype" w:hAnsi="Palatino Linotype" w:cstheme="majorHAnsi"/>
          <w:b/>
          <w:color w:val="FF0000"/>
        </w:rPr>
      </w:pPr>
      <w:r w:rsidRPr="007A7E42">
        <w:rPr>
          <w:rFonts w:ascii="Palatino Linotype" w:hAnsi="Palatino Linotype" w:cstheme="majorHAnsi"/>
          <w:b/>
          <w:color w:val="0070C0"/>
        </w:rPr>
        <w:t>Dạng 4: Giải tam giác vuông</w:t>
      </w:r>
    </w:p>
    <w:tbl>
      <w:tblPr>
        <w:tblStyle w:val="TableGrid"/>
        <w:tblW w:w="0" w:type="auto"/>
        <w:tblInd w:w="108" w:type="dxa"/>
        <w:tblLook w:val="04A0" w:firstRow="1" w:lastRow="0" w:firstColumn="1" w:lastColumn="0" w:noHBand="0" w:noVBand="1"/>
      </w:tblPr>
      <w:tblGrid>
        <w:gridCol w:w="9242"/>
      </w:tblGrid>
      <w:tr w:rsidR="00BD40CA" w:rsidRPr="007A7E42" w14:paraId="72D32CAE" w14:textId="77777777" w:rsidTr="00FD49F4">
        <w:tc>
          <w:tcPr>
            <w:tcW w:w="10490" w:type="dxa"/>
          </w:tcPr>
          <w:p w14:paraId="5BB2CA54" w14:textId="77777777" w:rsidR="00BD40CA" w:rsidRPr="007A7E42" w:rsidRDefault="00BD40CA" w:rsidP="00FD49F4">
            <w:pPr>
              <w:spacing w:line="276" w:lineRule="auto"/>
              <w:rPr>
                <w:rFonts w:ascii="Palatino Linotype" w:hAnsi="Palatino Linotype" w:cstheme="majorHAnsi"/>
                <w:b/>
                <w:sz w:val="24"/>
                <w:szCs w:val="24"/>
                <w:lang w:val="en-US"/>
              </w:rPr>
            </w:pPr>
            <w:r w:rsidRPr="007A7E42">
              <w:rPr>
                <w:rFonts w:ascii="Palatino Linotype" w:hAnsi="Palatino Linotype" w:cstheme="majorHAnsi"/>
                <w:b/>
                <w:sz w:val="24"/>
                <w:szCs w:val="24"/>
              </w:rPr>
              <w:t xml:space="preserve">Giải </w:t>
            </w:r>
            <w:r w:rsidRPr="007A7E42">
              <w:rPr>
                <w:rFonts w:ascii="Palatino Linotype" w:hAnsi="Palatino Linotype" w:cstheme="majorHAnsi"/>
                <w:b/>
                <w:sz w:val="24"/>
                <w:szCs w:val="24"/>
                <w:lang w:val="en-US"/>
              </w:rPr>
              <w:t xml:space="preserve">một </w:t>
            </w:r>
            <w:r w:rsidRPr="007A7E42">
              <w:rPr>
                <w:rFonts w:ascii="Palatino Linotype" w:hAnsi="Palatino Linotype" w:cstheme="majorHAnsi"/>
                <w:b/>
                <w:sz w:val="24"/>
                <w:szCs w:val="24"/>
              </w:rPr>
              <w:t>tam giác vuông</w:t>
            </w:r>
            <w:r w:rsidRPr="007A7E42">
              <w:rPr>
                <w:rFonts w:ascii="Palatino Linotype" w:hAnsi="Palatino Linotype" w:cstheme="majorHAnsi"/>
                <w:b/>
                <w:sz w:val="24"/>
                <w:szCs w:val="24"/>
                <w:lang w:val="en-US"/>
              </w:rPr>
              <w:t xml:space="preserve"> là tìm tất cả các cạnh và các góc của tam giác vuông đó.</w:t>
            </w:r>
          </w:p>
          <w:p w14:paraId="7508EF59" w14:textId="77777777" w:rsidR="00BD40CA" w:rsidRPr="007A7E42" w:rsidRDefault="00BD40CA" w:rsidP="00FD49F4">
            <w:pPr>
              <w:spacing w:line="276" w:lineRule="auto"/>
              <w:rPr>
                <w:rFonts w:ascii="Palatino Linotype" w:hAnsi="Palatino Linotype" w:cstheme="majorHAnsi"/>
                <w:i/>
                <w:sz w:val="24"/>
                <w:szCs w:val="24"/>
                <w:lang w:val="en-US"/>
              </w:rPr>
            </w:pPr>
            <w:r w:rsidRPr="007A7E42">
              <w:rPr>
                <w:rFonts w:ascii="Palatino Linotype" w:hAnsi="Palatino Linotype" w:cstheme="majorHAnsi"/>
                <w:i/>
                <w:sz w:val="24"/>
                <w:szCs w:val="24"/>
              </w:rPr>
              <w:t>Trong một tam giác vuông, nếu biết trước hai cạnh hoặc một cạnh và một góc nhọn thì ta sẽ tìm được tất cả các cạnh và góc còn lại của tam giác vuông đó.</w:t>
            </w:r>
          </w:p>
        </w:tc>
      </w:tr>
    </w:tbl>
    <w:p w14:paraId="2A65F916" w14:textId="77777777" w:rsidR="00BD40CA" w:rsidRPr="007A7E42" w:rsidRDefault="00BD40CA" w:rsidP="00BD40CA">
      <w:pPr>
        <w:spacing w:after="0" w:line="276" w:lineRule="auto"/>
        <w:rPr>
          <w:rFonts w:ascii="Palatino Linotype" w:eastAsiaTheme="minorEastAsia" w:hAnsi="Palatino Linotype" w:cstheme="majorHAnsi"/>
        </w:rPr>
      </w:pPr>
      <w:r w:rsidRPr="007A7E42">
        <w:rPr>
          <w:rFonts w:ascii="Palatino Linotype" w:eastAsiaTheme="minorEastAsia" w:hAnsi="Palatino Linotype" w:cstheme="majorHAnsi"/>
          <w:b/>
        </w:rPr>
        <w:lastRenderedPageBreak/>
        <w:t xml:space="preserve">Bài 18: </w:t>
      </w:r>
      <w:r w:rsidRPr="007A7E42">
        <w:rPr>
          <w:rFonts w:ascii="Palatino Linotype" w:eastAsiaTheme="minorEastAsia" w:hAnsi="Palatino Linotype" w:cstheme="majorHAnsi"/>
        </w:rPr>
        <w:t xml:space="preserve">Giải </w:t>
      </w:r>
      <w:r w:rsidRPr="007A7E42">
        <w:rPr>
          <w:rFonts w:ascii="Palatino Linotype" w:hAnsi="Palatino Linotype" w:cstheme="majorHAnsi"/>
        </w:rPr>
        <w:sym w:font="Symbol" w:char="F044"/>
      </w:r>
      <w:r w:rsidRPr="007A7E42">
        <w:rPr>
          <w:rFonts w:ascii="Palatino Linotype" w:hAnsi="Palatino Linotype" w:cstheme="majorHAnsi"/>
        </w:rPr>
        <w:t xml:space="preserve">ABC vuông tại A biết AC = 10cm, </w:t>
      </w:r>
      <m:oMath>
        <m:acc>
          <m:accPr>
            <m:ctrlPr>
              <w:rPr>
                <w:rFonts w:ascii="Cambria Math" w:eastAsia="Calibri" w:hAnsi="Cambria Math" w:cstheme="majorHAnsi"/>
              </w:rPr>
            </m:ctrlPr>
          </m:accPr>
          <m:e>
            <m:r>
              <m:rPr>
                <m:sty m:val="p"/>
              </m:rPr>
              <w:rPr>
                <w:rFonts w:ascii="Cambria Math" w:hAnsi="Cambria Math" w:cstheme="majorHAnsi"/>
              </w:rPr>
              <m:t>C</m:t>
            </m:r>
          </m:e>
        </m:acc>
        <m:r>
          <w:rPr>
            <w:rFonts w:ascii="Cambria Math" w:hAnsi="Cambria Math" w:cstheme="majorHAnsi"/>
          </w:rPr>
          <m:t>=</m:t>
        </m:r>
        <m:sSup>
          <m:sSupPr>
            <m:ctrlPr>
              <w:rPr>
                <w:rFonts w:ascii="Cambria Math" w:eastAsia="Calibri" w:hAnsi="Cambria Math" w:cstheme="majorHAnsi"/>
                <w:i/>
              </w:rPr>
            </m:ctrlPr>
          </m:sSupPr>
          <m:e>
            <m:r>
              <w:rPr>
                <w:rFonts w:ascii="Cambria Math" w:hAnsi="Cambria Math" w:cstheme="majorHAnsi"/>
              </w:rPr>
              <m:t>30</m:t>
            </m:r>
          </m:e>
          <m:sup>
            <m:r>
              <m:rPr>
                <m:sty m:val="p"/>
              </m:rPr>
              <w:rPr>
                <w:rFonts w:ascii="Cambria Math" w:hAnsi="Cambria Math" w:cstheme="majorHAnsi"/>
              </w:rPr>
              <m:t>o</m:t>
            </m:r>
          </m:sup>
        </m:sSup>
      </m:oMath>
      <w:r w:rsidRPr="007A7E42">
        <w:rPr>
          <w:rFonts w:ascii="Palatino Linotype" w:eastAsiaTheme="minorEastAsia" w:hAnsi="Palatino Linotype" w:cstheme="majorHAnsi"/>
        </w:rPr>
        <w:t>.</w:t>
      </w:r>
    </w:p>
    <w:p w14:paraId="25118DCC" w14:textId="77777777" w:rsidR="00BD40CA" w:rsidRPr="007A7E42" w:rsidRDefault="00BD40CA" w:rsidP="00BD40CA">
      <w:pPr>
        <w:spacing w:after="0" w:line="276" w:lineRule="auto"/>
        <w:rPr>
          <w:rFonts w:ascii="Palatino Linotype" w:eastAsiaTheme="minorEastAsia" w:hAnsi="Palatino Linotype" w:cstheme="majorHAnsi"/>
        </w:rPr>
      </w:pPr>
      <w:r w:rsidRPr="007A7E42">
        <w:rPr>
          <w:rFonts w:ascii="Palatino Linotype" w:eastAsiaTheme="minorEastAsia" w:hAnsi="Palatino Linotype" w:cstheme="majorHAnsi"/>
          <w:b/>
        </w:rPr>
        <w:t xml:space="preserve">Bài 19: </w:t>
      </w:r>
      <w:r w:rsidRPr="007A7E42">
        <w:rPr>
          <w:rFonts w:ascii="Palatino Linotype" w:eastAsiaTheme="minorEastAsia" w:hAnsi="Palatino Linotype" w:cstheme="majorHAnsi"/>
        </w:rPr>
        <w:t xml:space="preserve">Giải </w:t>
      </w:r>
      <w:r w:rsidRPr="007A7E42">
        <w:rPr>
          <w:rFonts w:ascii="Palatino Linotype" w:hAnsi="Palatino Linotype" w:cstheme="majorHAnsi"/>
        </w:rPr>
        <w:sym w:font="Symbol" w:char="F044"/>
      </w:r>
      <w:r w:rsidRPr="007A7E42">
        <w:rPr>
          <w:rFonts w:ascii="Palatino Linotype" w:hAnsi="Palatino Linotype" w:cstheme="majorHAnsi"/>
        </w:rPr>
        <w:t xml:space="preserve">DEF vuông tại D biết DE = 10cm, </w:t>
      </w:r>
      <m:oMath>
        <m:acc>
          <m:accPr>
            <m:ctrlPr>
              <w:rPr>
                <w:rFonts w:ascii="Cambria Math" w:eastAsia="Calibri" w:hAnsi="Cambria Math" w:cstheme="majorHAnsi"/>
              </w:rPr>
            </m:ctrlPr>
          </m:accPr>
          <m:e>
            <m:r>
              <m:rPr>
                <m:sty m:val="p"/>
              </m:rPr>
              <w:rPr>
                <w:rFonts w:ascii="Cambria Math" w:hAnsi="Cambria Math" w:cstheme="majorHAnsi"/>
              </w:rPr>
              <m:t>F</m:t>
            </m:r>
          </m:e>
        </m:acc>
        <m:r>
          <w:rPr>
            <w:rFonts w:ascii="Cambria Math" w:hAnsi="Cambria Math" w:cstheme="majorHAnsi"/>
          </w:rPr>
          <m:t>=</m:t>
        </m:r>
        <m:sSup>
          <m:sSupPr>
            <m:ctrlPr>
              <w:rPr>
                <w:rFonts w:ascii="Cambria Math" w:eastAsia="Calibri" w:hAnsi="Cambria Math" w:cstheme="majorHAnsi"/>
                <w:i/>
              </w:rPr>
            </m:ctrlPr>
          </m:sSupPr>
          <m:e>
            <m:r>
              <w:rPr>
                <w:rFonts w:ascii="Cambria Math" w:hAnsi="Cambria Math" w:cstheme="majorHAnsi"/>
              </w:rPr>
              <m:t>45</m:t>
            </m:r>
          </m:e>
          <m:sup>
            <m:r>
              <m:rPr>
                <m:sty m:val="p"/>
              </m:rPr>
              <w:rPr>
                <w:rFonts w:ascii="Cambria Math" w:hAnsi="Cambria Math" w:cstheme="majorHAnsi"/>
              </w:rPr>
              <m:t>o</m:t>
            </m:r>
          </m:sup>
        </m:sSup>
      </m:oMath>
      <w:r w:rsidRPr="007A7E42">
        <w:rPr>
          <w:rFonts w:ascii="Palatino Linotype" w:eastAsiaTheme="minorEastAsia" w:hAnsi="Palatino Linotype" w:cstheme="majorHAnsi"/>
        </w:rPr>
        <w:t>.</w:t>
      </w:r>
    </w:p>
    <w:p w14:paraId="2D79858E" w14:textId="77777777" w:rsidR="00BD40CA" w:rsidRPr="007A7E42" w:rsidRDefault="00BD40CA" w:rsidP="00BD40CA">
      <w:pPr>
        <w:spacing w:after="0" w:line="276" w:lineRule="auto"/>
        <w:rPr>
          <w:rFonts w:ascii="Palatino Linotype" w:eastAsiaTheme="minorEastAsia" w:hAnsi="Palatino Linotype" w:cstheme="majorHAnsi"/>
        </w:rPr>
      </w:pPr>
      <w:r w:rsidRPr="007A7E42">
        <w:rPr>
          <w:rFonts w:ascii="Palatino Linotype" w:eastAsiaTheme="minorEastAsia" w:hAnsi="Palatino Linotype" w:cstheme="majorHAnsi"/>
          <w:b/>
        </w:rPr>
        <w:t xml:space="preserve">Bài 20: </w:t>
      </w:r>
      <w:r w:rsidRPr="007A7E42">
        <w:rPr>
          <w:rFonts w:ascii="Palatino Linotype" w:eastAsiaTheme="minorEastAsia" w:hAnsi="Palatino Linotype" w:cstheme="majorHAnsi"/>
        </w:rPr>
        <w:t xml:space="preserve">Giải </w:t>
      </w:r>
      <w:r w:rsidRPr="007A7E42">
        <w:rPr>
          <w:rFonts w:ascii="Palatino Linotype" w:hAnsi="Palatino Linotype" w:cstheme="majorHAnsi"/>
        </w:rPr>
        <w:sym w:font="Symbol" w:char="F044"/>
      </w:r>
      <w:r w:rsidRPr="007A7E42">
        <w:rPr>
          <w:rFonts w:ascii="Palatino Linotype" w:hAnsi="Palatino Linotype" w:cstheme="majorHAnsi"/>
        </w:rPr>
        <w:t xml:space="preserve">PQR vuông tại P biết QR = 8cm, </w:t>
      </w:r>
      <m:oMath>
        <m:acc>
          <m:accPr>
            <m:ctrlPr>
              <w:rPr>
                <w:rFonts w:ascii="Cambria Math" w:eastAsia="Calibri" w:hAnsi="Cambria Math" w:cstheme="majorHAnsi"/>
              </w:rPr>
            </m:ctrlPr>
          </m:accPr>
          <m:e>
            <m:r>
              <m:rPr>
                <m:sty m:val="p"/>
              </m:rPr>
              <w:rPr>
                <w:rFonts w:ascii="Cambria Math" w:hAnsi="Cambria Math" w:cstheme="majorHAnsi"/>
              </w:rPr>
              <m:t>Q</m:t>
            </m:r>
          </m:e>
        </m:acc>
        <m:r>
          <w:rPr>
            <w:rFonts w:ascii="Cambria Math" w:hAnsi="Cambria Math" w:cstheme="majorHAnsi"/>
          </w:rPr>
          <m:t>=</m:t>
        </m:r>
        <m:sSup>
          <m:sSupPr>
            <m:ctrlPr>
              <w:rPr>
                <w:rFonts w:ascii="Cambria Math" w:eastAsia="Calibri" w:hAnsi="Cambria Math" w:cstheme="majorHAnsi"/>
                <w:i/>
              </w:rPr>
            </m:ctrlPr>
          </m:sSupPr>
          <m:e>
            <m:r>
              <w:rPr>
                <w:rFonts w:ascii="Cambria Math" w:hAnsi="Cambria Math" w:cstheme="majorHAnsi"/>
              </w:rPr>
              <m:t>60</m:t>
            </m:r>
          </m:e>
          <m:sup>
            <m:r>
              <m:rPr>
                <m:sty m:val="p"/>
              </m:rPr>
              <w:rPr>
                <w:rFonts w:ascii="Cambria Math" w:hAnsi="Cambria Math" w:cstheme="majorHAnsi"/>
              </w:rPr>
              <m:t>o</m:t>
            </m:r>
          </m:sup>
        </m:sSup>
      </m:oMath>
      <w:r w:rsidRPr="007A7E42">
        <w:rPr>
          <w:rFonts w:ascii="Palatino Linotype" w:eastAsiaTheme="minorEastAsia" w:hAnsi="Palatino Linotype" w:cstheme="majorHAnsi"/>
        </w:rPr>
        <w:t>.</w:t>
      </w:r>
    </w:p>
    <w:p w14:paraId="2A056623" w14:textId="77777777" w:rsidR="00BD40CA" w:rsidRPr="007A7E42" w:rsidRDefault="00BD40CA" w:rsidP="00BD40CA">
      <w:pPr>
        <w:spacing w:after="0" w:line="276" w:lineRule="auto"/>
        <w:rPr>
          <w:rFonts w:ascii="Palatino Linotype" w:hAnsi="Palatino Linotype" w:cstheme="majorHAnsi"/>
        </w:rPr>
      </w:pPr>
      <w:r w:rsidRPr="007A7E42">
        <w:rPr>
          <w:rFonts w:ascii="Palatino Linotype" w:eastAsiaTheme="minorEastAsia" w:hAnsi="Palatino Linotype" w:cstheme="majorHAnsi"/>
          <w:b/>
        </w:rPr>
        <w:t xml:space="preserve">Bài 21: </w:t>
      </w:r>
      <w:r w:rsidRPr="007A7E42">
        <w:rPr>
          <w:rFonts w:ascii="Palatino Linotype" w:eastAsiaTheme="minorEastAsia" w:hAnsi="Palatino Linotype" w:cstheme="majorHAnsi"/>
        </w:rPr>
        <w:t xml:space="preserve">Giải </w:t>
      </w:r>
      <w:r w:rsidRPr="007A7E42">
        <w:rPr>
          <w:rFonts w:ascii="Palatino Linotype" w:hAnsi="Palatino Linotype" w:cstheme="majorHAnsi"/>
        </w:rPr>
        <w:sym w:font="Symbol" w:char="F044"/>
      </w:r>
      <w:r w:rsidRPr="007A7E42">
        <w:rPr>
          <w:rFonts w:ascii="Palatino Linotype" w:hAnsi="Palatino Linotype" w:cstheme="majorHAnsi"/>
        </w:rPr>
        <w:t xml:space="preserve">ABC vuông tại A biết AB = 15cm, AC = 18cm </w:t>
      </w:r>
      <w:r w:rsidRPr="007A7E42">
        <w:rPr>
          <w:rFonts w:ascii="Palatino Linotype" w:eastAsiaTheme="minorEastAsia" w:hAnsi="Palatino Linotype" w:cstheme="majorHAnsi"/>
        </w:rPr>
        <w:t>(góc làm tròn đến độ).</w:t>
      </w:r>
    </w:p>
    <w:p w14:paraId="2C2C267B" w14:textId="77777777" w:rsidR="00BD40CA" w:rsidRPr="007A7E42" w:rsidRDefault="00BD40CA" w:rsidP="00BD40CA">
      <w:pPr>
        <w:spacing w:after="0" w:line="276" w:lineRule="auto"/>
        <w:rPr>
          <w:rFonts w:ascii="Palatino Linotype" w:eastAsiaTheme="minorEastAsia" w:hAnsi="Palatino Linotype" w:cstheme="majorHAnsi"/>
        </w:rPr>
      </w:pPr>
      <w:r w:rsidRPr="007A7E42">
        <w:rPr>
          <w:rFonts w:ascii="Palatino Linotype" w:eastAsiaTheme="minorEastAsia" w:hAnsi="Palatino Linotype" w:cstheme="majorHAnsi"/>
          <w:b/>
        </w:rPr>
        <w:t xml:space="preserve">Bài 22: </w:t>
      </w:r>
      <w:r w:rsidRPr="007A7E42">
        <w:rPr>
          <w:rFonts w:ascii="Palatino Linotype" w:eastAsiaTheme="minorEastAsia" w:hAnsi="Palatino Linotype" w:cstheme="majorHAnsi"/>
        </w:rPr>
        <w:t xml:space="preserve">Giải </w:t>
      </w:r>
      <w:r w:rsidRPr="007A7E42">
        <w:rPr>
          <w:rFonts w:ascii="Palatino Linotype" w:hAnsi="Palatino Linotype" w:cstheme="majorHAnsi"/>
        </w:rPr>
        <w:sym w:font="Symbol" w:char="F044"/>
      </w:r>
      <w:r w:rsidRPr="007A7E42">
        <w:rPr>
          <w:rFonts w:ascii="Palatino Linotype" w:hAnsi="Palatino Linotype" w:cstheme="majorHAnsi"/>
        </w:rPr>
        <w:t xml:space="preserve">MNP vuông tại M biết NP = 6cm, MN = 5cm </w:t>
      </w:r>
      <w:r w:rsidRPr="007A7E42">
        <w:rPr>
          <w:rFonts w:ascii="Palatino Linotype" w:eastAsiaTheme="minorEastAsia" w:hAnsi="Palatino Linotype" w:cstheme="majorHAnsi"/>
        </w:rPr>
        <w:t>(góc làm tròn đến độ).</w:t>
      </w:r>
    </w:p>
    <w:p w14:paraId="34CD0763" w14:textId="77777777" w:rsidR="00BD40CA" w:rsidRPr="007A7E42" w:rsidRDefault="00BD40CA" w:rsidP="00BD40CA">
      <w:pPr>
        <w:pStyle w:val="ListParagraph"/>
        <w:spacing w:after="0" w:line="276" w:lineRule="auto"/>
        <w:ind w:left="0"/>
        <w:rPr>
          <w:rFonts w:ascii="Palatino Linotype" w:hAnsi="Palatino Linotype" w:cstheme="majorHAnsi"/>
          <w:b/>
          <w:color w:val="FF0000"/>
        </w:rPr>
      </w:pPr>
      <w:r w:rsidRPr="007A7E42">
        <w:rPr>
          <w:rFonts w:ascii="Palatino Linotype" w:hAnsi="Palatino Linotype" w:cstheme="majorHAnsi"/>
          <w:b/>
          <w:color w:val="0070C0"/>
        </w:rPr>
        <w:t>Dạng 4: Giải tam giác nhọn</w:t>
      </w:r>
    </w:p>
    <w:p w14:paraId="38A13E7A" w14:textId="77777777" w:rsidR="00BD40CA" w:rsidRPr="007A7E42" w:rsidRDefault="00BD40CA" w:rsidP="00BD40CA">
      <w:pPr>
        <w:spacing w:after="0" w:line="276" w:lineRule="auto"/>
        <w:rPr>
          <w:rFonts w:ascii="Palatino Linotype" w:eastAsiaTheme="minorEastAsia" w:hAnsi="Palatino Linotype" w:cstheme="majorHAnsi"/>
        </w:rPr>
      </w:pPr>
      <w:r w:rsidRPr="007A7E42">
        <w:rPr>
          <w:rFonts w:ascii="Palatino Linotype" w:eastAsiaTheme="minorEastAsia" w:hAnsi="Palatino Linotype" w:cstheme="majorHAnsi"/>
          <w:b/>
        </w:rPr>
        <w:t xml:space="preserve">Bài 23: </w:t>
      </w:r>
      <w:r w:rsidRPr="007A7E42">
        <w:rPr>
          <w:rFonts w:ascii="Palatino Linotype" w:eastAsiaTheme="minorEastAsia" w:hAnsi="Palatino Linotype" w:cstheme="majorHAnsi"/>
        </w:rPr>
        <w:t xml:space="preserve">Cho </w:t>
      </w:r>
      <w:r w:rsidRPr="007A7E42">
        <w:rPr>
          <w:rFonts w:ascii="Palatino Linotype" w:hAnsi="Palatino Linotype" w:cstheme="majorHAnsi"/>
        </w:rPr>
        <w:sym w:font="Symbol" w:char="F044"/>
      </w:r>
      <w:r w:rsidRPr="007A7E42">
        <w:rPr>
          <w:rFonts w:ascii="Palatino Linotype" w:hAnsi="Palatino Linotype" w:cstheme="majorHAnsi"/>
        </w:rPr>
        <w:t xml:space="preserve">ABC có AH là đường cao. Biết AB = 4cm, </w:t>
      </w:r>
      <m:oMath>
        <m:acc>
          <m:accPr>
            <m:ctrlPr>
              <w:rPr>
                <w:rFonts w:ascii="Cambria Math" w:eastAsia="Calibri" w:hAnsi="Cambria Math" w:cstheme="majorHAnsi"/>
              </w:rPr>
            </m:ctrlPr>
          </m:accPr>
          <m:e>
            <m:r>
              <m:rPr>
                <m:sty m:val="p"/>
              </m:rPr>
              <w:rPr>
                <w:rFonts w:ascii="Cambria Math" w:hAnsi="Cambria Math" w:cstheme="majorHAnsi"/>
              </w:rPr>
              <m:t>B</m:t>
            </m:r>
          </m:e>
        </m:acc>
        <m:r>
          <w:rPr>
            <w:rFonts w:ascii="Cambria Math" w:hAnsi="Cambria Math" w:cstheme="majorHAnsi"/>
          </w:rPr>
          <m:t>=</m:t>
        </m:r>
        <m:sSup>
          <m:sSupPr>
            <m:ctrlPr>
              <w:rPr>
                <w:rFonts w:ascii="Cambria Math" w:eastAsia="Calibri" w:hAnsi="Cambria Math" w:cstheme="majorHAnsi"/>
                <w:i/>
              </w:rPr>
            </m:ctrlPr>
          </m:sSupPr>
          <m:e>
            <m:r>
              <w:rPr>
                <w:rFonts w:ascii="Cambria Math" w:hAnsi="Cambria Math" w:cstheme="majorHAnsi"/>
              </w:rPr>
              <m:t>60</m:t>
            </m:r>
          </m:e>
          <m:sup>
            <m:r>
              <m:rPr>
                <m:sty m:val="p"/>
              </m:rPr>
              <w:rPr>
                <w:rFonts w:ascii="Cambria Math" w:hAnsi="Cambria Math" w:cstheme="majorHAnsi"/>
              </w:rPr>
              <m:t>o</m:t>
            </m:r>
          </m:sup>
        </m:sSup>
      </m:oMath>
      <w:r w:rsidRPr="007A7E42">
        <w:rPr>
          <w:rFonts w:ascii="Palatino Linotype" w:eastAsiaTheme="minorEastAsia" w:hAnsi="Palatino Linotype" w:cstheme="majorHAnsi"/>
        </w:rPr>
        <w:t xml:space="preserve">, </w:t>
      </w:r>
      <m:oMath>
        <m:acc>
          <m:accPr>
            <m:ctrlPr>
              <w:rPr>
                <w:rFonts w:ascii="Cambria Math" w:eastAsia="Calibri" w:hAnsi="Cambria Math" w:cstheme="majorHAnsi"/>
              </w:rPr>
            </m:ctrlPr>
          </m:accPr>
          <m:e>
            <m:r>
              <m:rPr>
                <m:sty m:val="p"/>
              </m:rPr>
              <w:rPr>
                <w:rFonts w:ascii="Cambria Math" w:hAnsi="Cambria Math" w:cstheme="majorHAnsi"/>
              </w:rPr>
              <m:t>C</m:t>
            </m:r>
          </m:e>
        </m:acc>
        <m:r>
          <w:rPr>
            <w:rFonts w:ascii="Cambria Math" w:hAnsi="Cambria Math" w:cstheme="majorHAnsi"/>
          </w:rPr>
          <m:t>=</m:t>
        </m:r>
        <m:sSup>
          <m:sSupPr>
            <m:ctrlPr>
              <w:rPr>
                <w:rFonts w:ascii="Cambria Math" w:eastAsia="Calibri" w:hAnsi="Cambria Math" w:cstheme="majorHAnsi"/>
                <w:i/>
              </w:rPr>
            </m:ctrlPr>
          </m:sSupPr>
          <m:e>
            <m:r>
              <w:rPr>
                <w:rFonts w:ascii="Cambria Math" w:hAnsi="Cambria Math" w:cstheme="majorHAnsi"/>
              </w:rPr>
              <m:t>45</m:t>
            </m:r>
          </m:e>
          <m:sup>
            <m:r>
              <m:rPr>
                <m:sty m:val="p"/>
              </m:rPr>
              <w:rPr>
                <w:rFonts w:ascii="Cambria Math" w:hAnsi="Cambria Math" w:cstheme="majorHAnsi"/>
              </w:rPr>
              <m:t>o</m:t>
            </m:r>
          </m:sup>
        </m:sSup>
      </m:oMath>
      <w:r w:rsidRPr="007A7E42">
        <w:rPr>
          <w:rFonts w:ascii="Palatino Linotype" w:eastAsiaTheme="minorEastAsia" w:hAnsi="Palatino Linotype" w:cstheme="majorHAnsi"/>
        </w:rPr>
        <w:t>. Tính BH, AH, CH, BC, AC.</w:t>
      </w:r>
    </w:p>
    <w:p w14:paraId="1CE69C2C" w14:textId="77777777" w:rsidR="00BD40CA" w:rsidRPr="007A7E42" w:rsidRDefault="00BD40CA" w:rsidP="00BD40CA">
      <w:pPr>
        <w:spacing w:after="0" w:line="276" w:lineRule="auto"/>
        <w:rPr>
          <w:rFonts w:ascii="Palatino Linotype" w:eastAsiaTheme="minorEastAsia" w:hAnsi="Palatino Linotype" w:cstheme="majorHAnsi"/>
        </w:rPr>
      </w:pPr>
      <w:r w:rsidRPr="007A7E42">
        <w:rPr>
          <w:rFonts w:ascii="Palatino Linotype" w:eastAsiaTheme="minorEastAsia" w:hAnsi="Palatino Linotype" w:cstheme="majorHAnsi"/>
          <w:b/>
        </w:rPr>
        <w:t xml:space="preserve">Bài 24: </w:t>
      </w:r>
      <w:r w:rsidRPr="007A7E42">
        <w:rPr>
          <w:rFonts w:ascii="Palatino Linotype" w:eastAsiaTheme="minorEastAsia" w:hAnsi="Palatino Linotype" w:cstheme="majorHAnsi"/>
        </w:rPr>
        <w:t xml:space="preserve">Cho </w:t>
      </w:r>
      <w:r w:rsidRPr="007A7E42">
        <w:rPr>
          <w:rFonts w:ascii="Palatino Linotype" w:hAnsi="Palatino Linotype" w:cstheme="majorHAnsi"/>
        </w:rPr>
        <w:sym w:font="Symbol" w:char="F044"/>
      </w:r>
      <w:r w:rsidRPr="007A7E42">
        <w:rPr>
          <w:rFonts w:ascii="Palatino Linotype" w:hAnsi="Palatino Linotype" w:cstheme="majorHAnsi"/>
        </w:rPr>
        <w:t xml:space="preserve">ABC có AH là đường cao. Biết AC = 6cm, </w:t>
      </w:r>
      <m:oMath>
        <m:acc>
          <m:accPr>
            <m:ctrlPr>
              <w:rPr>
                <w:rFonts w:ascii="Cambria Math" w:eastAsia="Calibri" w:hAnsi="Cambria Math" w:cstheme="majorHAnsi"/>
              </w:rPr>
            </m:ctrlPr>
          </m:accPr>
          <m:e>
            <m:r>
              <m:rPr>
                <m:sty m:val="p"/>
              </m:rPr>
              <w:rPr>
                <w:rFonts w:ascii="Cambria Math" w:hAnsi="Cambria Math" w:cstheme="majorHAnsi"/>
              </w:rPr>
              <m:t>B</m:t>
            </m:r>
          </m:e>
        </m:acc>
        <m:r>
          <w:rPr>
            <w:rFonts w:ascii="Cambria Math" w:hAnsi="Cambria Math" w:cstheme="majorHAnsi"/>
          </w:rPr>
          <m:t>=</m:t>
        </m:r>
        <m:sSup>
          <m:sSupPr>
            <m:ctrlPr>
              <w:rPr>
                <w:rFonts w:ascii="Cambria Math" w:eastAsia="Calibri" w:hAnsi="Cambria Math" w:cstheme="majorHAnsi"/>
                <w:i/>
              </w:rPr>
            </m:ctrlPr>
          </m:sSupPr>
          <m:e>
            <m:r>
              <w:rPr>
                <w:rFonts w:ascii="Cambria Math" w:hAnsi="Cambria Math" w:cstheme="majorHAnsi"/>
              </w:rPr>
              <m:t>45</m:t>
            </m:r>
          </m:e>
          <m:sup>
            <m:r>
              <m:rPr>
                <m:sty m:val="p"/>
              </m:rPr>
              <w:rPr>
                <w:rFonts w:ascii="Cambria Math" w:hAnsi="Cambria Math" w:cstheme="majorHAnsi"/>
              </w:rPr>
              <m:t>o</m:t>
            </m:r>
          </m:sup>
        </m:sSup>
      </m:oMath>
      <w:r w:rsidRPr="007A7E42">
        <w:rPr>
          <w:rFonts w:ascii="Palatino Linotype" w:eastAsiaTheme="minorEastAsia" w:hAnsi="Palatino Linotype" w:cstheme="majorHAnsi"/>
        </w:rPr>
        <w:t xml:space="preserve">, </w:t>
      </w:r>
      <m:oMath>
        <m:acc>
          <m:accPr>
            <m:ctrlPr>
              <w:rPr>
                <w:rFonts w:ascii="Cambria Math" w:eastAsia="Calibri" w:hAnsi="Cambria Math" w:cstheme="majorHAnsi"/>
              </w:rPr>
            </m:ctrlPr>
          </m:accPr>
          <m:e>
            <m:r>
              <m:rPr>
                <m:sty m:val="p"/>
              </m:rPr>
              <w:rPr>
                <w:rFonts w:ascii="Cambria Math" w:hAnsi="Cambria Math" w:cstheme="majorHAnsi"/>
              </w:rPr>
              <m:t>C</m:t>
            </m:r>
          </m:e>
        </m:acc>
        <m:r>
          <w:rPr>
            <w:rFonts w:ascii="Cambria Math" w:hAnsi="Cambria Math" w:cstheme="majorHAnsi"/>
          </w:rPr>
          <m:t>=</m:t>
        </m:r>
        <m:sSup>
          <m:sSupPr>
            <m:ctrlPr>
              <w:rPr>
                <w:rFonts w:ascii="Cambria Math" w:eastAsia="Calibri" w:hAnsi="Cambria Math" w:cstheme="majorHAnsi"/>
                <w:i/>
              </w:rPr>
            </m:ctrlPr>
          </m:sSupPr>
          <m:e>
            <m:r>
              <w:rPr>
                <w:rFonts w:ascii="Cambria Math" w:hAnsi="Cambria Math" w:cstheme="majorHAnsi"/>
              </w:rPr>
              <m:t>30</m:t>
            </m:r>
          </m:e>
          <m:sup>
            <m:r>
              <m:rPr>
                <m:sty m:val="p"/>
              </m:rPr>
              <w:rPr>
                <w:rFonts w:ascii="Cambria Math" w:hAnsi="Cambria Math" w:cstheme="majorHAnsi"/>
              </w:rPr>
              <m:t>o</m:t>
            </m:r>
          </m:sup>
        </m:sSup>
      </m:oMath>
      <w:r w:rsidRPr="007A7E42">
        <w:rPr>
          <w:rFonts w:ascii="Palatino Linotype" w:eastAsiaTheme="minorEastAsia" w:hAnsi="Palatino Linotype" w:cstheme="majorHAnsi"/>
        </w:rPr>
        <w:t>. Tính CH, AH, BH, BC, AB.</w:t>
      </w:r>
    </w:p>
    <w:p w14:paraId="56021342" w14:textId="77777777" w:rsidR="00BD40CA" w:rsidRPr="007A7E42" w:rsidRDefault="00BD40CA" w:rsidP="00BD40CA">
      <w:pPr>
        <w:spacing w:after="0" w:line="276" w:lineRule="auto"/>
        <w:rPr>
          <w:rFonts w:ascii="Palatino Linotype" w:eastAsiaTheme="minorEastAsia" w:hAnsi="Palatino Linotype" w:cstheme="majorHAnsi"/>
        </w:rPr>
      </w:pPr>
      <w:r w:rsidRPr="007A7E42">
        <w:rPr>
          <w:rFonts w:ascii="Palatino Linotype" w:eastAsiaTheme="minorEastAsia" w:hAnsi="Palatino Linotype" w:cstheme="majorHAnsi"/>
          <w:b/>
        </w:rPr>
        <w:t xml:space="preserve">Bài 26: </w:t>
      </w:r>
      <w:r w:rsidRPr="007A7E42">
        <w:rPr>
          <w:rFonts w:ascii="Palatino Linotype" w:eastAsiaTheme="minorEastAsia" w:hAnsi="Palatino Linotype" w:cstheme="majorHAnsi"/>
        </w:rPr>
        <w:t xml:space="preserve">Cho </w:t>
      </w:r>
      <w:r w:rsidRPr="007A7E42">
        <w:rPr>
          <w:rFonts w:ascii="Palatino Linotype" w:hAnsi="Palatino Linotype" w:cstheme="majorHAnsi"/>
        </w:rPr>
        <w:sym w:font="Symbol" w:char="F044"/>
      </w:r>
      <w:r w:rsidRPr="007A7E42">
        <w:rPr>
          <w:rFonts w:ascii="Palatino Linotype" w:hAnsi="Palatino Linotype" w:cstheme="majorHAnsi"/>
        </w:rPr>
        <w:t xml:space="preserve">ABC có AH là đường cao. Biết AH = </w:t>
      </w:r>
      <m:oMath>
        <m:r>
          <m:rPr>
            <m:sty m:val="p"/>
          </m:rPr>
          <w:rPr>
            <w:rFonts w:ascii="Cambria Math" w:hAnsi="Cambria Math" w:cstheme="majorHAnsi"/>
          </w:rPr>
          <m:t>6</m:t>
        </m:r>
        <m:rad>
          <m:radPr>
            <m:degHide m:val="1"/>
            <m:ctrlPr>
              <w:rPr>
                <w:rFonts w:ascii="Cambria Math" w:eastAsia="Calibri" w:hAnsi="Cambria Math" w:cstheme="majorHAnsi"/>
              </w:rPr>
            </m:ctrlPr>
          </m:radPr>
          <m:deg/>
          <m:e>
            <m:r>
              <m:rPr>
                <m:sty m:val="p"/>
              </m:rPr>
              <w:rPr>
                <w:rFonts w:ascii="Cambria Math" w:hAnsi="Cambria Math" w:cstheme="majorHAnsi"/>
              </w:rPr>
              <m:t>3</m:t>
            </m:r>
          </m:e>
        </m:rad>
        <m:r>
          <m:rPr>
            <m:sty m:val="p"/>
          </m:rPr>
          <w:rPr>
            <w:rFonts w:ascii="Cambria Math" w:hAnsi="Cambria Math" w:cstheme="majorHAnsi"/>
          </w:rPr>
          <m:t>cm</m:t>
        </m:r>
      </m:oMath>
      <w:r w:rsidRPr="007A7E42">
        <w:rPr>
          <w:rFonts w:ascii="Palatino Linotype" w:hAnsi="Palatino Linotype" w:cstheme="majorHAnsi"/>
        </w:rPr>
        <w:t xml:space="preserve">, </w:t>
      </w:r>
      <m:oMath>
        <m:acc>
          <m:accPr>
            <m:ctrlPr>
              <w:rPr>
                <w:rFonts w:ascii="Cambria Math" w:eastAsia="Calibri" w:hAnsi="Cambria Math" w:cstheme="majorHAnsi"/>
              </w:rPr>
            </m:ctrlPr>
          </m:accPr>
          <m:e>
            <m:r>
              <m:rPr>
                <m:sty m:val="p"/>
              </m:rPr>
              <w:rPr>
                <w:rFonts w:ascii="Cambria Math" w:hAnsi="Cambria Math" w:cstheme="majorHAnsi"/>
              </w:rPr>
              <m:t>B</m:t>
            </m:r>
          </m:e>
        </m:acc>
        <m:r>
          <w:rPr>
            <w:rFonts w:ascii="Cambria Math" w:hAnsi="Cambria Math" w:cstheme="majorHAnsi"/>
          </w:rPr>
          <m:t>=</m:t>
        </m:r>
        <m:sSup>
          <m:sSupPr>
            <m:ctrlPr>
              <w:rPr>
                <w:rFonts w:ascii="Cambria Math" w:eastAsia="Calibri" w:hAnsi="Cambria Math" w:cstheme="majorHAnsi"/>
                <w:i/>
              </w:rPr>
            </m:ctrlPr>
          </m:sSupPr>
          <m:e>
            <m:r>
              <w:rPr>
                <w:rFonts w:ascii="Cambria Math" w:hAnsi="Cambria Math" w:cstheme="majorHAnsi"/>
              </w:rPr>
              <m:t>30</m:t>
            </m:r>
          </m:e>
          <m:sup>
            <m:r>
              <m:rPr>
                <m:sty m:val="p"/>
              </m:rPr>
              <w:rPr>
                <w:rFonts w:ascii="Cambria Math" w:hAnsi="Cambria Math" w:cstheme="majorHAnsi"/>
              </w:rPr>
              <m:t>o</m:t>
            </m:r>
          </m:sup>
        </m:sSup>
      </m:oMath>
      <w:r w:rsidRPr="007A7E42">
        <w:rPr>
          <w:rFonts w:ascii="Palatino Linotype" w:eastAsiaTheme="minorEastAsia" w:hAnsi="Palatino Linotype" w:cstheme="majorHAnsi"/>
        </w:rPr>
        <w:t xml:space="preserve">, </w:t>
      </w:r>
      <m:oMath>
        <m:acc>
          <m:accPr>
            <m:ctrlPr>
              <w:rPr>
                <w:rFonts w:ascii="Cambria Math" w:eastAsia="Calibri" w:hAnsi="Cambria Math" w:cstheme="majorHAnsi"/>
              </w:rPr>
            </m:ctrlPr>
          </m:accPr>
          <m:e>
            <m:r>
              <m:rPr>
                <m:sty m:val="p"/>
              </m:rPr>
              <w:rPr>
                <w:rFonts w:ascii="Cambria Math" w:hAnsi="Cambria Math" w:cstheme="majorHAnsi"/>
              </w:rPr>
              <m:t>C</m:t>
            </m:r>
          </m:e>
        </m:acc>
        <m:r>
          <w:rPr>
            <w:rFonts w:ascii="Cambria Math" w:hAnsi="Cambria Math" w:cstheme="majorHAnsi"/>
          </w:rPr>
          <m:t>=</m:t>
        </m:r>
        <m:sSup>
          <m:sSupPr>
            <m:ctrlPr>
              <w:rPr>
                <w:rFonts w:ascii="Cambria Math" w:eastAsia="Calibri" w:hAnsi="Cambria Math" w:cstheme="majorHAnsi"/>
                <w:i/>
              </w:rPr>
            </m:ctrlPr>
          </m:sSupPr>
          <m:e>
            <m:r>
              <w:rPr>
                <w:rFonts w:ascii="Cambria Math" w:hAnsi="Cambria Math" w:cstheme="majorHAnsi"/>
              </w:rPr>
              <m:t>45</m:t>
            </m:r>
          </m:e>
          <m:sup>
            <m:r>
              <m:rPr>
                <m:sty m:val="p"/>
              </m:rPr>
              <w:rPr>
                <w:rFonts w:ascii="Cambria Math" w:hAnsi="Cambria Math" w:cstheme="majorHAnsi"/>
              </w:rPr>
              <m:t>o</m:t>
            </m:r>
          </m:sup>
        </m:sSup>
      </m:oMath>
      <w:r w:rsidRPr="007A7E42">
        <w:rPr>
          <w:rFonts w:ascii="Palatino Linotype" w:eastAsiaTheme="minorEastAsia" w:hAnsi="Palatino Linotype" w:cstheme="majorHAnsi"/>
        </w:rPr>
        <w:t>. Tính BH, CH, BC, AB, AC.</w:t>
      </w:r>
    </w:p>
    <w:p w14:paraId="28A9AB90" w14:textId="77777777" w:rsidR="00BD40CA" w:rsidRPr="007A7E42" w:rsidRDefault="00BD40CA" w:rsidP="00BD40CA">
      <w:pPr>
        <w:spacing w:after="0" w:line="276" w:lineRule="auto"/>
        <w:rPr>
          <w:rFonts w:ascii="Palatino Linotype" w:eastAsiaTheme="minorEastAsia" w:hAnsi="Palatino Linotype" w:cstheme="majorHAnsi"/>
        </w:rPr>
      </w:pPr>
      <w:r w:rsidRPr="007A7E42">
        <w:rPr>
          <w:rFonts w:ascii="Palatino Linotype" w:eastAsiaTheme="minorEastAsia" w:hAnsi="Palatino Linotype" w:cstheme="majorHAnsi"/>
          <w:b/>
        </w:rPr>
        <w:t xml:space="preserve">Bài 27: </w:t>
      </w:r>
      <w:r w:rsidRPr="007A7E42">
        <w:rPr>
          <w:rFonts w:ascii="Palatino Linotype" w:eastAsiaTheme="minorEastAsia" w:hAnsi="Palatino Linotype" w:cstheme="majorHAnsi"/>
        </w:rPr>
        <w:t xml:space="preserve">Cho </w:t>
      </w:r>
      <w:r w:rsidRPr="007A7E42">
        <w:rPr>
          <w:rFonts w:ascii="Palatino Linotype" w:hAnsi="Palatino Linotype" w:cstheme="majorHAnsi"/>
        </w:rPr>
        <w:sym w:font="Symbol" w:char="F044"/>
      </w:r>
      <w:r w:rsidRPr="007A7E42">
        <w:rPr>
          <w:rFonts w:ascii="Palatino Linotype" w:hAnsi="Palatino Linotype" w:cstheme="majorHAnsi"/>
        </w:rPr>
        <w:t xml:space="preserve">ABC có AH là đường cao. Biết AB = </w:t>
      </w:r>
      <m:oMath>
        <m:r>
          <m:rPr>
            <m:sty m:val="p"/>
          </m:rPr>
          <w:rPr>
            <w:rFonts w:ascii="Cambria Math" w:hAnsi="Cambria Math" w:cstheme="majorHAnsi"/>
          </w:rPr>
          <m:t>4</m:t>
        </m:r>
        <m:rad>
          <m:radPr>
            <m:degHide m:val="1"/>
            <m:ctrlPr>
              <w:rPr>
                <w:rFonts w:ascii="Cambria Math" w:eastAsia="Calibri" w:hAnsi="Cambria Math" w:cstheme="majorHAnsi"/>
              </w:rPr>
            </m:ctrlPr>
          </m:radPr>
          <m:deg/>
          <m:e>
            <m:r>
              <m:rPr>
                <m:sty m:val="p"/>
              </m:rPr>
              <w:rPr>
                <w:rFonts w:ascii="Cambria Math" w:hAnsi="Cambria Math" w:cstheme="majorHAnsi"/>
              </w:rPr>
              <m:t>2</m:t>
            </m:r>
          </m:e>
        </m:rad>
        <m:r>
          <m:rPr>
            <m:sty m:val="p"/>
          </m:rPr>
          <w:rPr>
            <w:rFonts w:ascii="Cambria Math" w:hAnsi="Cambria Math" w:cstheme="majorHAnsi"/>
          </w:rPr>
          <m:t>cm</m:t>
        </m:r>
      </m:oMath>
      <w:r w:rsidRPr="007A7E42">
        <w:rPr>
          <w:rFonts w:ascii="Palatino Linotype" w:hAnsi="Palatino Linotype" w:cstheme="majorHAnsi"/>
        </w:rPr>
        <w:t xml:space="preserve">, </w:t>
      </w:r>
      <m:oMath>
        <m:acc>
          <m:accPr>
            <m:ctrlPr>
              <w:rPr>
                <w:rFonts w:ascii="Cambria Math" w:eastAsia="Calibri" w:hAnsi="Cambria Math" w:cstheme="majorHAnsi"/>
              </w:rPr>
            </m:ctrlPr>
          </m:accPr>
          <m:e>
            <m:r>
              <m:rPr>
                <m:sty m:val="p"/>
              </m:rPr>
              <w:rPr>
                <w:rFonts w:ascii="Cambria Math" w:hAnsi="Cambria Math" w:cstheme="majorHAnsi"/>
              </w:rPr>
              <m:t>B</m:t>
            </m:r>
          </m:e>
        </m:acc>
        <m:r>
          <w:rPr>
            <w:rFonts w:ascii="Cambria Math" w:hAnsi="Cambria Math" w:cstheme="majorHAnsi"/>
          </w:rPr>
          <m:t>=</m:t>
        </m:r>
        <m:sSup>
          <m:sSupPr>
            <m:ctrlPr>
              <w:rPr>
                <w:rFonts w:ascii="Cambria Math" w:eastAsia="Calibri" w:hAnsi="Cambria Math" w:cstheme="majorHAnsi"/>
                <w:i/>
              </w:rPr>
            </m:ctrlPr>
          </m:sSupPr>
          <m:e>
            <m:r>
              <w:rPr>
                <w:rFonts w:ascii="Cambria Math" w:hAnsi="Cambria Math" w:cstheme="majorHAnsi"/>
              </w:rPr>
              <m:t>45</m:t>
            </m:r>
          </m:e>
          <m:sup>
            <m:r>
              <m:rPr>
                <m:sty m:val="p"/>
              </m:rPr>
              <w:rPr>
                <w:rFonts w:ascii="Cambria Math" w:hAnsi="Cambria Math" w:cstheme="majorHAnsi"/>
              </w:rPr>
              <m:t>o</m:t>
            </m:r>
          </m:sup>
        </m:sSup>
      </m:oMath>
      <w:r w:rsidRPr="007A7E42">
        <w:rPr>
          <w:rFonts w:ascii="Palatino Linotype" w:eastAsiaTheme="minorEastAsia" w:hAnsi="Palatino Linotype" w:cstheme="majorHAnsi"/>
        </w:rPr>
        <w:t xml:space="preserve">, </w:t>
      </w:r>
      <m:oMath>
        <m:acc>
          <m:accPr>
            <m:ctrlPr>
              <w:rPr>
                <w:rFonts w:ascii="Cambria Math" w:eastAsia="Calibri" w:hAnsi="Cambria Math" w:cstheme="majorHAnsi"/>
              </w:rPr>
            </m:ctrlPr>
          </m:accPr>
          <m:e>
            <m:r>
              <m:rPr>
                <m:sty m:val="p"/>
              </m:rPr>
              <w:rPr>
                <w:rFonts w:ascii="Cambria Math" w:hAnsi="Cambria Math" w:cstheme="majorHAnsi"/>
              </w:rPr>
              <m:t>A</m:t>
            </m:r>
          </m:e>
        </m:acc>
        <m:r>
          <w:rPr>
            <w:rFonts w:ascii="Cambria Math" w:hAnsi="Cambria Math" w:cstheme="majorHAnsi"/>
          </w:rPr>
          <m:t>=</m:t>
        </m:r>
        <m:sSup>
          <m:sSupPr>
            <m:ctrlPr>
              <w:rPr>
                <w:rFonts w:ascii="Cambria Math" w:eastAsia="Calibri" w:hAnsi="Cambria Math" w:cstheme="majorHAnsi"/>
                <w:i/>
              </w:rPr>
            </m:ctrlPr>
          </m:sSupPr>
          <m:e>
            <m:r>
              <w:rPr>
                <w:rFonts w:ascii="Cambria Math" w:hAnsi="Cambria Math" w:cstheme="majorHAnsi"/>
              </w:rPr>
              <m:t>75</m:t>
            </m:r>
          </m:e>
          <m:sup>
            <m:r>
              <m:rPr>
                <m:sty m:val="p"/>
              </m:rPr>
              <w:rPr>
                <w:rFonts w:ascii="Cambria Math" w:hAnsi="Cambria Math" w:cstheme="majorHAnsi"/>
              </w:rPr>
              <m:t>o</m:t>
            </m:r>
          </m:sup>
        </m:sSup>
      </m:oMath>
      <w:r w:rsidRPr="007A7E42">
        <w:rPr>
          <w:rFonts w:ascii="Palatino Linotype" w:eastAsiaTheme="minorEastAsia" w:hAnsi="Palatino Linotype" w:cstheme="majorHAnsi"/>
        </w:rPr>
        <w:t>. Tính BH, AH, CH, BC, AC.</w:t>
      </w:r>
    </w:p>
    <w:p w14:paraId="10276BF6" w14:textId="77777777" w:rsidR="00BD40CA" w:rsidRPr="007A7E42" w:rsidRDefault="00BD40CA" w:rsidP="00BD40CA">
      <w:pPr>
        <w:spacing w:after="0" w:line="276" w:lineRule="auto"/>
        <w:rPr>
          <w:rFonts w:ascii="Palatino Linotype" w:hAnsi="Palatino Linotype" w:cstheme="majorHAnsi"/>
          <w:b/>
        </w:rPr>
      </w:pPr>
      <w:r w:rsidRPr="007A7E42">
        <w:rPr>
          <w:rFonts w:ascii="Palatino Linotype" w:eastAsiaTheme="minorEastAsia" w:hAnsi="Palatino Linotype" w:cstheme="majorHAnsi"/>
          <w:b/>
        </w:rPr>
        <w:t xml:space="preserve">Bài 28: </w:t>
      </w:r>
      <w:r w:rsidRPr="007A7E42">
        <w:rPr>
          <w:rFonts w:ascii="Palatino Linotype" w:eastAsiaTheme="minorEastAsia" w:hAnsi="Palatino Linotype" w:cstheme="majorHAnsi"/>
        </w:rPr>
        <w:t xml:space="preserve">Cho </w:t>
      </w:r>
      <w:r w:rsidRPr="007A7E42">
        <w:rPr>
          <w:rFonts w:ascii="Palatino Linotype" w:hAnsi="Palatino Linotype" w:cstheme="majorHAnsi"/>
        </w:rPr>
        <w:sym w:font="Symbol" w:char="F044"/>
      </w:r>
      <w:r w:rsidRPr="007A7E42">
        <w:rPr>
          <w:rFonts w:ascii="Palatino Linotype" w:hAnsi="Palatino Linotype" w:cstheme="majorHAnsi"/>
        </w:rPr>
        <w:t xml:space="preserve">ABC có AH là đường cao. Biết AC = 10cm, </w:t>
      </w:r>
      <m:oMath>
        <m:acc>
          <m:accPr>
            <m:ctrlPr>
              <w:rPr>
                <w:rFonts w:ascii="Cambria Math" w:eastAsia="Calibri" w:hAnsi="Cambria Math" w:cstheme="majorHAnsi"/>
              </w:rPr>
            </m:ctrlPr>
          </m:accPr>
          <m:e>
            <m:r>
              <m:rPr>
                <m:sty m:val="p"/>
              </m:rPr>
              <w:rPr>
                <w:rFonts w:ascii="Cambria Math" w:hAnsi="Cambria Math" w:cstheme="majorHAnsi"/>
              </w:rPr>
              <m:t>A</m:t>
            </m:r>
          </m:e>
        </m:acc>
        <m:r>
          <w:rPr>
            <w:rFonts w:ascii="Cambria Math" w:hAnsi="Cambria Math" w:cstheme="majorHAnsi"/>
          </w:rPr>
          <m:t>=</m:t>
        </m:r>
        <m:sSup>
          <m:sSupPr>
            <m:ctrlPr>
              <w:rPr>
                <w:rFonts w:ascii="Cambria Math" w:eastAsia="Calibri" w:hAnsi="Cambria Math" w:cstheme="majorHAnsi"/>
                <w:i/>
              </w:rPr>
            </m:ctrlPr>
          </m:sSupPr>
          <m:e>
            <m:r>
              <w:rPr>
                <w:rFonts w:ascii="Cambria Math" w:hAnsi="Cambria Math" w:cstheme="majorHAnsi"/>
              </w:rPr>
              <m:t>45</m:t>
            </m:r>
          </m:e>
          <m:sup>
            <m:r>
              <m:rPr>
                <m:sty m:val="p"/>
              </m:rPr>
              <w:rPr>
                <w:rFonts w:ascii="Cambria Math" w:hAnsi="Cambria Math" w:cstheme="majorHAnsi"/>
              </w:rPr>
              <m:t>o</m:t>
            </m:r>
          </m:sup>
        </m:sSup>
      </m:oMath>
      <w:r w:rsidRPr="007A7E42">
        <w:rPr>
          <w:rFonts w:ascii="Palatino Linotype" w:eastAsiaTheme="minorEastAsia" w:hAnsi="Palatino Linotype" w:cstheme="majorHAnsi"/>
        </w:rPr>
        <w:t xml:space="preserve">, </w:t>
      </w:r>
      <m:oMath>
        <m:acc>
          <m:accPr>
            <m:ctrlPr>
              <w:rPr>
                <w:rFonts w:ascii="Cambria Math" w:eastAsia="Calibri" w:hAnsi="Cambria Math" w:cstheme="majorHAnsi"/>
              </w:rPr>
            </m:ctrlPr>
          </m:accPr>
          <m:e>
            <m:r>
              <m:rPr>
                <m:sty m:val="p"/>
              </m:rPr>
              <w:rPr>
                <w:rFonts w:ascii="Cambria Math" w:hAnsi="Cambria Math" w:cstheme="majorHAnsi"/>
              </w:rPr>
              <m:t>C</m:t>
            </m:r>
          </m:e>
        </m:acc>
        <m:r>
          <w:rPr>
            <w:rFonts w:ascii="Cambria Math" w:hAnsi="Cambria Math" w:cstheme="majorHAnsi"/>
          </w:rPr>
          <m:t>=</m:t>
        </m:r>
        <m:sSup>
          <m:sSupPr>
            <m:ctrlPr>
              <w:rPr>
                <w:rFonts w:ascii="Cambria Math" w:eastAsia="Calibri" w:hAnsi="Cambria Math" w:cstheme="majorHAnsi"/>
                <w:i/>
              </w:rPr>
            </m:ctrlPr>
          </m:sSupPr>
          <m:e>
            <m:r>
              <w:rPr>
                <w:rFonts w:ascii="Cambria Math" w:hAnsi="Cambria Math" w:cstheme="majorHAnsi"/>
              </w:rPr>
              <m:t>60</m:t>
            </m:r>
          </m:e>
          <m:sup>
            <m:r>
              <m:rPr>
                <m:sty m:val="p"/>
              </m:rPr>
              <w:rPr>
                <w:rFonts w:ascii="Cambria Math" w:hAnsi="Cambria Math" w:cstheme="majorHAnsi"/>
              </w:rPr>
              <m:t>o</m:t>
            </m:r>
          </m:sup>
        </m:sSup>
      </m:oMath>
      <w:r w:rsidRPr="007A7E42">
        <w:rPr>
          <w:rFonts w:ascii="Palatino Linotype" w:eastAsiaTheme="minorEastAsia" w:hAnsi="Palatino Linotype" w:cstheme="majorHAnsi"/>
        </w:rPr>
        <w:t>. Tính CH, AH, BH, BC, AB.</w:t>
      </w:r>
    </w:p>
    <w:p w14:paraId="53657C21" w14:textId="77777777" w:rsidR="00BD40CA" w:rsidRPr="007A7E42" w:rsidRDefault="00BD40CA" w:rsidP="00BD40CA">
      <w:pPr>
        <w:spacing w:after="0" w:line="276" w:lineRule="auto"/>
        <w:rPr>
          <w:rFonts w:ascii="Palatino Linotype" w:eastAsiaTheme="minorEastAsia" w:hAnsi="Palatino Linotype" w:cstheme="majorHAnsi"/>
        </w:rPr>
      </w:pPr>
      <w:r w:rsidRPr="007A7E42">
        <w:rPr>
          <w:rFonts w:ascii="Palatino Linotype" w:hAnsi="Palatino Linotype" w:cstheme="majorHAnsi"/>
          <w:b/>
        </w:rPr>
        <w:t xml:space="preserve">Bài 29: </w:t>
      </w:r>
      <w:r w:rsidRPr="007A7E42">
        <w:rPr>
          <w:rFonts w:ascii="Palatino Linotype" w:hAnsi="Palatino Linotype" w:cstheme="majorHAnsi"/>
        </w:rPr>
        <w:t xml:space="preserve">Cho </w:t>
      </w:r>
      <w:r w:rsidRPr="007A7E42">
        <w:rPr>
          <w:rFonts w:ascii="Palatino Linotype" w:hAnsi="Palatino Linotype" w:cstheme="majorHAnsi"/>
        </w:rPr>
        <w:sym w:font="Symbol" w:char="F044"/>
      </w:r>
      <w:r w:rsidRPr="007A7E42">
        <w:rPr>
          <w:rFonts w:ascii="Palatino Linotype" w:hAnsi="Palatino Linotype" w:cstheme="majorHAnsi"/>
        </w:rPr>
        <w:t xml:space="preserve">ABC có BC = 12cm, </w:t>
      </w:r>
      <m:oMath>
        <m:acc>
          <m:accPr>
            <m:ctrlPr>
              <w:rPr>
                <w:rFonts w:ascii="Cambria Math" w:eastAsia="Calibri" w:hAnsi="Cambria Math" w:cstheme="majorHAnsi"/>
              </w:rPr>
            </m:ctrlPr>
          </m:accPr>
          <m:e>
            <m:r>
              <m:rPr>
                <m:sty m:val="p"/>
              </m:rPr>
              <w:rPr>
                <w:rFonts w:ascii="Cambria Math" w:hAnsi="Cambria Math" w:cstheme="majorHAnsi"/>
              </w:rPr>
              <m:t>B</m:t>
            </m:r>
          </m:e>
        </m:acc>
        <m:r>
          <w:rPr>
            <w:rFonts w:ascii="Cambria Math" w:hAnsi="Cambria Math" w:cstheme="majorHAnsi"/>
          </w:rPr>
          <m:t>=</m:t>
        </m:r>
        <m:sSup>
          <m:sSupPr>
            <m:ctrlPr>
              <w:rPr>
                <w:rFonts w:ascii="Cambria Math" w:eastAsia="Calibri" w:hAnsi="Cambria Math" w:cstheme="majorHAnsi"/>
                <w:i/>
              </w:rPr>
            </m:ctrlPr>
          </m:sSupPr>
          <m:e>
            <m:r>
              <w:rPr>
                <w:rFonts w:ascii="Cambria Math" w:hAnsi="Cambria Math" w:cstheme="majorHAnsi"/>
              </w:rPr>
              <m:t>60</m:t>
            </m:r>
          </m:e>
          <m:sup>
            <m:r>
              <m:rPr>
                <m:sty m:val="p"/>
              </m:rPr>
              <w:rPr>
                <w:rFonts w:ascii="Cambria Math" w:hAnsi="Cambria Math" w:cstheme="majorHAnsi"/>
              </w:rPr>
              <m:t>o</m:t>
            </m:r>
          </m:sup>
        </m:sSup>
      </m:oMath>
      <w:r w:rsidRPr="007A7E42">
        <w:rPr>
          <w:rFonts w:ascii="Palatino Linotype" w:eastAsiaTheme="minorEastAsia" w:hAnsi="Palatino Linotype" w:cstheme="majorHAnsi"/>
        </w:rPr>
        <w:t xml:space="preserve">, </w:t>
      </w:r>
      <m:oMath>
        <m:acc>
          <m:accPr>
            <m:ctrlPr>
              <w:rPr>
                <w:rFonts w:ascii="Cambria Math" w:eastAsia="Calibri" w:hAnsi="Cambria Math" w:cstheme="majorHAnsi"/>
              </w:rPr>
            </m:ctrlPr>
          </m:accPr>
          <m:e>
            <m:r>
              <m:rPr>
                <m:sty m:val="p"/>
              </m:rPr>
              <w:rPr>
                <w:rFonts w:ascii="Cambria Math" w:hAnsi="Cambria Math" w:cstheme="majorHAnsi"/>
              </w:rPr>
              <m:t>C</m:t>
            </m:r>
          </m:e>
        </m:acc>
        <m:r>
          <w:rPr>
            <w:rFonts w:ascii="Cambria Math" w:hAnsi="Cambria Math" w:cstheme="majorHAnsi"/>
          </w:rPr>
          <m:t>=</m:t>
        </m:r>
        <m:sSup>
          <m:sSupPr>
            <m:ctrlPr>
              <w:rPr>
                <w:rFonts w:ascii="Cambria Math" w:eastAsia="Calibri" w:hAnsi="Cambria Math" w:cstheme="majorHAnsi"/>
                <w:i/>
              </w:rPr>
            </m:ctrlPr>
          </m:sSupPr>
          <m:e>
            <m:r>
              <w:rPr>
                <w:rFonts w:ascii="Cambria Math" w:hAnsi="Cambria Math" w:cstheme="majorHAnsi"/>
              </w:rPr>
              <m:t>40</m:t>
            </m:r>
          </m:e>
          <m:sup>
            <m:r>
              <m:rPr>
                <m:sty m:val="p"/>
              </m:rPr>
              <w:rPr>
                <w:rFonts w:ascii="Cambria Math" w:hAnsi="Cambria Math" w:cstheme="majorHAnsi"/>
              </w:rPr>
              <m:t>o</m:t>
            </m:r>
          </m:sup>
        </m:sSup>
      </m:oMath>
      <w:r w:rsidRPr="007A7E42">
        <w:rPr>
          <w:rFonts w:ascii="Palatino Linotype" w:eastAsiaTheme="minorEastAsia" w:hAnsi="Palatino Linotype" w:cstheme="majorHAnsi"/>
        </w:rPr>
        <w:t xml:space="preserve"> và đường cao CH. Tính CH và AC.</w:t>
      </w:r>
    </w:p>
    <w:p w14:paraId="7757EDEE" w14:textId="77777777" w:rsidR="00BD40CA" w:rsidRPr="007A7E42" w:rsidRDefault="00BD40CA" w:rsidP="00BD40CA">
      <w:pPr>
        <w:spacing w:after="0" w:line="276" w:lineRule="auto"/>
        <w:rPr>
          <w:rFonts w:ascii="Palatino Linotype" w:eastAsiaTheme="minorEastAsia" w:hAnsi="Palatino Linotype" w:cstheme="majorHAnsi"/>
        </w:rPr>
      </w:pPr>
      <w:r w:rsidRPr="007A7E42">
        <w:rPr>
          <w:rFonts w:ascii="Palatino Linotype" w:eastAsiaTheme="minorEastAsia" w:hAnsi="Palatino Linotype" w:cstheme="majorHAnsi"/>
          <w:b/>
        </w:rPr>
        <w:t xml:space="preserve">Bài 30: </w:t>
      </w:r>
      <w:r w:rsidRPr="007A7E42">
        <w:rPr>
          <w:rFonts w:ascii="Palatino Linotype" w:eastAsiaTheme="minorEastAsia" w:hAnsi="Palatino Linotype" w:cstheme="majorHAnsi"/>
        </w:rPr>
        <w:t xml:space="preserve">Cho </w:t>
      </w:r>
      <w:r w:rsidRPr="007A7E42">
        <w:rPr>
          <w:rFonts w:ascii="Palatino Linotype" w:hAnsi="Palatino Linotype" w:cstheme="majorHAnsi"/>
        </w:rPr>
        <w:sym w:font="Symbol" w:char="F044"/>
      </w:r>
      <w:r w:rsidRPr="007A7E42">
        <w:rPr>
          <w:rFonts w:ascii="Palatino Linotype" w:hAnsi="Palatino Linotype" w:cstheme="majorHAnsi"/>
        </w:rPr>
        <w:t xml:space="preserve">ABC có BC = 12cm, </w:t>
      </w:r>
      <m:oMath>
        <m:acc>
          <m:accPr>
            <m:ctrlPr>
              <w:rPr>
                <w:rFonts w:ascii="Cambria Math" w:eastAsia="Calibri" w:hAnsi="Cambria Math" w:cstheme="majorHAnsi"/>
              </w:rPr>
            </m:ctrlPr>
          </m:accPr>
          <m:e>
            <m:r>
              <m:rPr>
                <m:sty m:val="p"/>
              </m:rPr>
              <w:rPr>
                <w:rFonts w:ascii="Cambria Math" w:hAnsi="Cambria Math" w:cstheme="majorHAnsi"/>
              </w:rPr>
              <m:t>ACB</m:t>
            </m:r>
          </m:e>
        </m:acc>
        <m:r>
          <w:rPr>
            <w:rFonts w:ascii="Cambria Math" w:hAnsi="Cambria Math" w:cstheme="majorHAnsi"/>
          </w:rPr>
          <m:t>=</m:t>
        </m:r>
        <m:sSup>
          <m:sSupPr>
            <m:ctrlPr>
              <w:rPr>
                <w:rFonts w:ascii="Cambria Math" w:eastAsia="Calibri" w:hAnsi="Cambria Math" w:cstheme="majorHAnsi"/>
                <w:i/>
              </w:rPr>
            </m:ctrlPr>
          </m:sSupPr>
          <m:e>
            <m:r>
              <w:rPr>
                <w:rFonts w:ascii="Cambria Math" w:hAnsi="Cambria Math" w:cstheme="majorHAnsi"/>
              </w:rPr>
              <m:t>30</m:t>
            </m:r>
          </m:e>
          <m:sup>
            <m:r>
              <m:rPr>
                <m:sty m:val="p"/>
              </m:rPr>
              <w:rPr>
                <w:rFonts w:ascii="Cambria Math" w:hAnsi="Cambria Math" w:cstheme="majorHAnsi"/>
              </w:rPr>
              <m:t>o</m:t>
            </m:r>
          </m:sup>
        </m:sSup>
      </m:oMath>
      <w:r w:rsidRPr="007A7E42">
        <w:rPr>
          <w:rFonts w:ascii="Palatino Linotype" w:eastAsiaTheme="minorEastAsia" w:hAnsi="Palatino Linotype" w:cstheme="majorHAnsi"/>
        </w:rPr>
        <w:t xml:space="preserve">, </w:t>
      </w:r>
      <m:oMath>
        <m:acc>
          <m:accPr>
            <m:ctrlPr>
              <w:rPr>
                <w:rFonts w:ascii="Cambria Math" w:eastAsia="Calibri" w:hAnsi="Cambria Math" w:cstheme="majorHAnsi"/>
              </w:rPr>
            </m:ctrlPr>
          </m:accPr>
          <m:e>
            <m:r>
              <m:rPr>
                <m:sty m:val="p"/>
              </m:rPr>
              <w:rPr>
                <w:rFonts w:ascii="Cambria Math" w:hAnsi="Cambria Math" w:cstheme="majorHAnsi"/>
              </w:rPr>
              <m:t>ABC</m:t>
            </m:r>
          </m:e>
        </m:acc>
        <m:r>
          <w:rPr>
            <w:rFonts w:ascii="Cambria Math" w:hAnsi="Cambria Math" w:cstheme="majorHAnsi"/>
          </w:rPr>
          <m:t>=</m:t>
        </m:r>
        <m:sSup>
          <m:sSupPr>
            <m:ctrlPr>
              <w:rPr>
                <w:rFonts w:ascii="Cambria Math" w:eastAsia="Calibri" w:hAnsi="Cambria Math" w:cstheme="majorHAnsi"/>
                <w:i/>
              </w:rPr>
            </m:ctrlPr>
          </m:sSupPr>
          <m:e>
            <m:r>
              <w:rPr>
                <w:rFonts w:ascii="Cambria Math" w:hAnsi="Cambria Math" w:cstheme="majorHAnsi"/>
              </w:rPr>
              <m:t>70</m:t>
            </m:r>
          </m:e>
          <m:sup>
            <m:r>
              <m:rPr>
                <m:sty m:val="p"/>
              </m:rPr>
              <w:rPr>
                <w:rFonts w:ascii="Cambria Math" w:hAnsi="Cambria Math" w:cstheme="majorHAnsi"/>
              </w:rPr>
              <m:t>o</m:t>
            </m:r>
          </m:sup>
        </m:sSup>
      </m:oMath>
      <w:r w:rsidRPr="007A7E42">
        <w:rPr>
          <w:rFonts w:ascii="Palatino Linotype" w:eastAsiaTheme="minorEastAsia" w:hAnsi="Palatino Linotype" w:cstheme="majorHAnsi"/>
        </w:rPr>
        <w:t xml:space="preserve">. Kẻ đường cao AN, BH. </w:t>
      </w:r>
    </w:p>
    <w:p w14:paraId="034FAB8A" w14:textId="77777777" w:rsidR="00BD40CA" w:rsidRPr="007A7E42" w:rsidRDefault="00BD40CA" w:rsidP="00BD40CA">
      <w:pPr>
        <w:spacing w:after="0" w:line="276" w:lineRule="auto"/>
        <w:rPr>
          <w:rFonts w:ascii="Palatino Linotype" w:eastAsiaTheme="minorEastAsia" w:hAnsi="Palatino Linotype" w:cstheme="majorHAnsi"/>
        </w:rPr>
      </w:pPr>
      <w:r w:rsidRPr="007A7E42">
        <w:rPr>
          <w:rFonts w:ascii="Palatino Linotype" w:eastAsiaTheme="minorEastAsia" w:hAnsi="Palatino Linotype" w:cstheme="majorHAnsi"/>
        </w:rPr>
        <w:t xml:space="preserve">a) Tính BH, AB. </w:t>
      </w:r>
      <w:r w:rsidRPr="007A7E42">
        <w:rPr>
          <w:rFonts w:ascii="Palatino Linotype" w:hAnsi="Palatino Linotype" w:cstheme="majorHAnsi"/>
        </w:rPr>
        <w:t>(làm tròn đến chữ số thập phân thứ nhất).</w:t>
      </w:r>
    </w:p>
    <w:p w14:paraId="22748C26" w14:textId="77777777" w:rsidR="00BD40CA" w:rsidRPr="007A7E42" w:rsidRDefault="00BD40CA" w:rsidP="00BD40CA">
      <w:pPr>
        <w:spacing w:after="0" w:line="276" w:lineRule="auto"/>
        <w:rPr>
          <w:rFonts w:ascii="Palatino Linotype" w:eastAsiaTheme="minorEastAsia" w:hAnsi="Palatino Linotype" w:cstheme="majorHAnsi"/>
        </w:rPr>
      </w:pPr>
      <w:r w:rsidRPr="007A7E42">
        <w:rPr>
          <w:rFonts w:ascii="Palatino Linotype" w:eastAsiaTheme="minorEastAsia" w:hAnsi="Palatino Linotype" w:cstheme="majorHAnsi"/>
        </w:rPr>
        <w:t xml:space="preserve">b) Tính AN, AC. </w:t>
      </w:r>
      <w:r w:rsidRPr="007A7E42">
        <w:rPr>
          <w:rFonts w:ascii="Palatino Linotype" w:hAnsi="Palatino Linotype" w:cstheme="majorHAnsi"/>
        </w:rPr>
        <w:t>(làm tròn đến chữ số thập phân thứ nhất).</w:t>
      </w:r>
    </w:p>
    <w:p w14:paraId="6C315E6D" w14:textId="77777777" w:rsidR="00BD40CA" w:rsidRPr="007A7E42" w:rsidRDefault="00BD40CA" w:rsidP="00BD40CA">
      <w:pPr>
        <w:spacing w:after="0" w:line="276" w:lineRule="auto"/>
        <w:rPr>
          <w:rFonts w:ascii="Palatino Linotype" w:eastAsiaTheme="minorEastAsia" w:hAnsi="Palatino Linotype" w:cstheme="majorHAnsi"/>
        </w:rPr>
      </w:pPr>
      <w:r w:rsidRPr="007A7E42">
        <w:rPr>
          <w:rFonts w:ascii="Palatino Linotype" w:eastAsiaTheme="minorEastAsia" w:hAnsi="Palatino Linotype" w:cstheme="majorHAnsi"/>
          <w:b/>
        </w:rPr>
        <w:t xml:space="preserve">Bài 31: </w:t>
      </w:r>
      <w:r w:rsidRPr="007A7E42">
        <w:rPr>
          <w:rFonts w:ascii="Palatino Linotype" w:hAnsi="Palatino Linotype" w:cstheme="majorHAnsi"/>
        </w:rPr>
        <w:t xml:space="preserve">Cho </w:t>
      </w:r>
      <w:r w:rsidRPr="007A7E42">
        <w:rPr>
          <w:rFonts w:ascii="Palatino Linotype" w:hAnsi="Palatino Linotype" w:cstheme="majorHAnsi"/>
        </w:rPr>
        <w:sym w:font="Symbol" w:char="F044"/>
      </w:r>
      <w:r w:rsidRPr="007A7E42">
        <w:rPr>
          <w:rFonts w:ascii="Palatino Linotype" w:hAnsi="Palatino Linotype" w:cstheme="majorHAnsi"/>
        </w:rPr>
        <w:t xml:space="preserve">ABC vuông tại A, AH là đường cao. Biết AC = 3cm, </w:t>
      </w:r>
      <m:oMath>
        <m:acc>
          <m:accPr>
            <m:ctrlPr>
              <w:rPr>
                <w:rFonts w:ascii="Cambria Math" w:eastAsia="Calibri" w:hAnsi="Cambria Math" w:cstheme="majorHAnsi"/>
              </w:rPr>
            </m:ctrlPr>
          </m:accPr>
          <m:e>
            <m:r>
              <m:rPr>
                <m:sty m:val="p"/>
              </m:rPr>
              <w:rPr>
                <w:rFonts w:ascii="Cambria Math" w:hAnsi="Cambria Math" w:cstheme="majorHAnsi"/>
              </w:rPr>
              <m:t>ABC</m:t>
            </m:r>
          </m:e>
        </m:acc>
        <m:r>
          <w:rPr>
            <w:rFonts w:ascii="Cambria Math" w:hAnsi="Cambria Math" w:cstheme="majorHAnsi"/>
          </w:rPr>
          <m:t>=</m:t>
        </m:r>
        <m:sSup>
          <m:sSupPr>
            <m:ctrlPr>
              <w:rPr>
                <w:rFonts w:ascii="Cambria Math" w:eastAsia="Calibri" w:hAnsi="Cambria Math" w:cstheme="majorHAnsi"/>
                <w:i/>
              </w:rPr>
            </m:ctrlPr>
          </m:sSupPr>
          <m:e>
            <m:r>
              <w:rPr>
                <w:rFonts w:ascii="Cambria Math" w:hAnsi="Cambria Math" w:cstheme="majorHAnsi"/>
              </w:rPr>
              <m:t>60</m:t>
            </m:r>
          </m:e>
          <m:sup>
            <m:r>
              <m:rPr>
                <m:sty m:val="p"/>
              </m:rPr>
              <w:rPr>
                <w:rFonts w:ascii="Cambria Math" w:hAnsi="Cambria Math" w:cstheme="majorHAnsi"/>
              </w:rPr>
              <m:t>o</m:t>
            </m:r>
          </m:sup>
        </m:sSup>
      </m:oMath>
      <w:r w:rsidRPr="007A7E42">
        <w:rPr>
          <w:rFonts w:ascii="Palatino Linotype" w:eastAsiaTheme="minorEastAsia" w:hAnsi="Palatino Linotype" w:cstheme="majorHAnsi"/>
        </w:rPr>
        <w:t>.</w:t>
      </w:r>
    </w:p>
    <w:p w14:paraId="3D007D86" w14:textId="77777777" w:rsidR="00BD40CA" w:rsidRPr="007A7E42" w:rsidRDefault="00BD40CA" w:rsidP="00BD40CA">
      <w:pPr>
        <w:spacing w:after="0" w:line="276" w:lineRule="auto"/>
        <w:rPr>
          <w:rFonts w:ascii="Palatino Linotype" w:eastAsiaTheme="minorEastAsia" w:hAnsi="Palatino Linotype" w:cstheme="majorHAnsi"/>
        </w:rPr>
      </w:pPr>
      <w:r w:rsidRPr="007A7E42">
        <w:rPr>
          <w:rFonts w:ascii="Palatino Linotype" w:eastAsiaTheme="minorEastAsia" w:hAnsi="Palatino Linotype" w:cstheme="majorHAnsi"/>
        </w:rPr>
        <w:t>Tính AB, AH, BC, BH, CH.</w:t>
      </w:r>
    </w:p>
    <w:p w14:paraId="56DC5652" w14:textId="77777777" w:rsidR="00BD40CA" w:rsidRPr="007A7E42" w:rsidRDefault="00BD40CA" w:rsidP="00BD40CA">
      <w:pPr>
        <w:pStyle w:val="ListParagraph"/>
        <w:numPr>
          <w:ilvl w:val="0"/>
          <w:numId w:val="10"/>
        </w:numPr>
        <w:spacing w:after="0" w:line="276" w:lineRule="auto"/>
        <w:jc w:val="both"/>
        <w:rPr>
          <w:rFonts w:ascii="Palatino Linotype" w:hAnsi="Palatino Linotype" w:cstheme="majorHAnsi"/>
          <w:b/>
          <w:color w:val="0070C0"/>
        </w:rPr>
      </w:pPr>
      <w:r w:rsidRPr="007A7E42">
        <w:rPr>
          <w:rFonts w:ascii="Palatino Linotype" w:hAnsi="Palatino Linotype" w:cstheme="majorHAnsi"/>
          <w:b/>
          <w:color w:val="0070C0"/>
        </w:rPr>
        <w:t>ỨNG DỤNG THỰC TẾ TỈ SỐ LƯỢNG GIÁC CỦA GÓC NHỌN</w:t>
      </w:r>
    </w:p>
    <w:tbl>
      <w:tblPr>
        <w:tblStyle w:val="TableGrid"/>
        <w:tblW w:w="10768" w:type="dxa"/>
        <w:tblLayout w:type="fixed"/>
        <w:tblLook w:val="04A0" w:firstRow="1" w:lastRow="0" w:firstColumn="1" w:lastColumn="0" w:noHBand="0" w:noVBand="1"/>
      </w:tblPr>
      <w:tblGrid>
        <w:gridCol w:w="6374"/>
        <w:gridCol w:w="4394"/>
      </w:tblGrid>
      <w:tr w:rsidR="00BD40CA" w:rsidRPr="007A7E42" w14:paraId="7280CF60" w14:textId="77777777" w:rsidTr="00FD49F4">
        <w:tc>
          <w:tcPr>
            <w:tcW w:w="6374" w:type="dxa"/>
          </w:tcPr>
          <w:p w14:paraId="5DE85D0E" w14:textId="77777777" w:rsidR="00BD40CA" w:rsidRPr="007A7E42" w:rsidRDefault="00BD40CA" w:rsidP="00FD49F4">
            <w:pPr>
              <w:spacing w:line="276" w:lineRule="auto"/>
              <w:jc w:val="both"/>
              <w:rPr>
                <w:rFonts w:ascii="Palatino Linotype" w:hAnsi="Palatino Linotype" w:cstheme="majorHAnsi"/>
                <w:noProof/>
                <w:sz w:val="24"/>
                <w:szCs w:val="24"/>
              </w:rPr>
            </w:pPr>
            <w:r w:rsidRPr="007A7E42">
              <w:rPr>
                <w:rFonts w:ascii="Palatino Linotype" w:hAnsi="Palatino Linotype" w:cstheme="majorHAnsi"/>
                <w:b/>
                <w:noProof/>
                <w:sz w:val="24"/>
                <w:szCs w:val="24"/>
                <w:lang w:val="en-US"/>
              </w:rPr>
              <w:t xml:space="preserve">Bài 32: </w:t>
            </w:r>
            <w:r w:rsidRPr="007A7E42">
              <w:rPr>
                <w:rFonts w:ascii="Palatino Linotype" w:hAnsi="Palatino Linotype" w:cstheme="majorHAnsi"/>
                <w:sz w:val="24"/>
                <w:szCs w:val="24"/>
              </w:rPr>
              <w:t>Một cột đèn cao 6m có bóng trên mặt đất dài 5m. Tính góc mà tia sáng mặt trời tạo với mặt đất (làm tròn đến</w:t>
            </w:r>
            <w:r w:rsidRPr="007A7E42">
              <w:rPr>
                <w:rFonts w:ascii="Palatino Linotype" w:hAnsi="Palatino Linotype" w:cstheme="majorHAnsi"/>
                <w:noProof/>
                <w:sz w:val="24"/>
                <w:szCs w:val="24"/>
              </w:rPr>
              <w:t xml:space="preserve"> độ)</w:t>
            </w:r>
            <w:r w:rsidRPr="007A7E42">
              <w:rPr>
                <w:rFonts w:ascii="Palatino Linotype" w:hAnsi="Palatino Linotype" w:cstheme="majorHAnsi"/>
                <w:noProof/>
                <w:sz w:val="24"/>
                <w:szCs w:val="24"/>
                <w:lang w:val="en-US"/>
              </w:rPr>
              <w:t>.</w:t>
            </w:r>
            <w:r w:rsidRPr="007A7E42">
              <w:rPr>
                <w:rFonts w:ascii="Palatino Linotype" w:hAnsi="Palatino Linotype" w:cstheme="majorHAnsi"/>
                <w:noProof/>
                <w:sz w:val="24"/>
                <w:szCs w:val="24"/>
              </w:rPr>
              <w:t xml:space="preserve"> </w:t>
            </w:r>
          </w:p>
          <w:p w14:paraId="3646D70D" w14:textId="77777777" w:rsidR="00BD40CA" w:rsidRPr="007A7E42" w:rsidRDefault="00BD40CA" w:rsidP="00FD49F4">
            <w:pPr>
              <w:spacing w:line="276" w:lineRule="auto"/>
              <w:jc w:val="both"/>
              <w:rPr>
                <w:rFonts w:ascii="Palatino Linotype" w:hAnsi="Palatino Linotype" w:cstheme="majorHAnsi"/>
                <w:b/>
                <w:noProof/>
                <w:sz w:val="24"/>
                <w:szCs w:val="24"/>
                <w:lang w:val="en-US"/>
              </w:rPr>
            </w:pPr>
          </w:p>
        </w:tc>
        <w:tc>
          <w:tcPr>
            <w:tcW w:w="4394" w:type="dxa"/>
          </w:tcPr>
          <w:p w14:paraId="56B4D5F4" w14:textId="77777777" w:rsidR="00BD40CA" w:rsidRPr="007A7E42" w:rsidRDefault="00BD40CA" w:rsidP="00FD49F4">
            <w:pPr>
              <w:spacing w:line="276" w:lineRule="auto"/>
              <w:ind w:right="457"/>
              <w:rPr>
                <w:rFonts w:ascii="Palatino Linotype" w:hAnsi="Palatino Linotype" w:cstheme="majorHAnsi"/>
                <w:b/>
                <w:noProof/>
                <w:sz w:val="24"/>
                <w:szCs w:val="24"/>
                <w:lang w:val="en-US"/>
              </w:rPr>
            </w:pPr>
            <w:r w:rsidRPr="007A7E42">
              <w:rPr>
                <w:rFonts w:ascii="Palatino Linotype" w:hAnsi="Palatino Linotype" w:cstheme="majorHAnsi"/>
                <w:noProof/>
                <w:sz w:val="24"/>
                <w:szCs w:val="24"/>
                <w:lang w:val="en-US"/>
              </w:rPr>
              <w:drawing>
                <wp:anchor distT="0" distB="0" distL="114300" distR="114300" simplePos="0" relativeHeight="251660288" behindDoc="1" locked="0" layoutInCell="1" allowOverlap="1" wp14:anchorId="7A2C64C4" wp14:editId="1422A074">
                  <wp:simplePos x="0" y="0"/>
                  <wp:positionH relativeFrom="margin">
                    <wp:posOffset>1872192</wp:posOffset>
                  </wp:positionH>
                  <wp:positionV relativeFrom="paragraph">
                    <wp:posOffset>423</wp:posOffset>
                  </wp:positionV>
                  <wp:extent cx="1492885" cy="1541145"/>
                  <wp:effectExtent l="0" t="0" r="0" b="1905"/>
                  <wp:wrapTight wrapText="bothSides">
                    <wp:wrapPolygon edited="0">
                      <wp:start x="0" y="0"/>
                      <wp:lineTo x="0" y="21360"/>
                      <wp:lineTo x="21223" y="21360"/>
                      <wp:lineTo x="21223" y="0"/>
                      <wp:lineTo x="0" y="0"/>
                    </wp:wrapPolygon>
                  </wp:wrapTight>
                  <wp:docPr id="17" name="Picture 17" descr="C:\Users\Administrator\Desktop\22222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Administrator\Desktop\2222222.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492885" cy="154114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BD40CA" w:rsidRPr="007A7E42" w14:paraId="57717E3C" w14:textId="77777777" w:rsidTr="00FD49F4">
        <w:tc>
          <w:tcPr>
            <w:tcW w:w="6374" w:type="dxa"/>
          </w:tcPr>
          <w:p w14:paraId="52A078A1" w14:textId="77777777" w:rsidR="00BD40CA" w:rsidRPr="007A7E42" w:rsidRDefault="00BD40CA" w:rsidP="00FD49F4">
            <w:pPr>
              <w:spacing w:line="276" w:lineRule="auto"/>
              <w:jc w:val="both"/>
              <w:rPr>
                <w:rFonts w:ascii="Palatino Linotype" w:hAnsi="Palatino Linotype" w:cstheme="majorHAnsi"/>
                <w:noProof/>
                <w:sz w:val="24"/>
                <w:szCs w:val="24"/>
                <w:u w:val="single"/>
              </w:rPr>
            </w:pPr>
            <w:r w:rsidRPr="007A7E42">
              <w:rPr>
                <w:rFonts w:ascii="Palatino Linotype" w:hAnsi="Palatino Linotype" w:cstheme="majorHAnsi"/>
                <w:b/>
                <w:sz w:val="24"/>
                <w:szCs w:val="24"/>
                <w:lang w:val="en-US"/>
              </w:rPr>
              <w:t xml:space="preserve">Bài 33: </w:t>
            </w:r>
            <w:r w:rsidRPr="007A7E42">
              <w:rPr>
                <w:rFonts w:ascii="Palatino Linotype" w:hAnsi="Palatino Linotype" w:cstheme="majorHAnsi"/>
                <w:sz w:val="24"/>
                <w:szCs w:val="24"/>
              </w:rPr>
              <w:t>Giông bão thổi mạnh, một cây tre gãy gập xuống làm ngọn cây chạm đất. Biết đoạn gãy gập (BC) dài 5m và đoạn còn lại từ gốc đến phần gãy (AC) dài 3m, hỏi góc gãy gập có số đo bao nhiêu (làm tròn đến phút).</w:t>
            </w:r>
            <w:r w:rsidRPr="007A7E42">
              <w:rPr>
                <w:rFonts w:ascii="Palatino Linotype" w:hAnsi="Palatino Linotype" w:cstheme="majorHAnsi"/>
                <w:noProof/>
                <w:sz w:val="24"/>
                <w:szCs w:val="24"/>
                <w:u w:val="single"/>
              </w:rPr>
              <w:t xml:space="preserve"> </w:t>
            </w:r>
          </w:p>
          <w:p w14:paraId="7140A1E9" w14:textId="77777777" w:rsidR="00BD40CA" w:rsidRPr="007A7E42" w:rsidRDefault="00BD40CA" w:rsidP="00FD49F4">
            <w:pPr>
              <w:spacing w:line="276" w:lineRule="auto"/>
              <w:jc w:val="both"/>
              <w:rPr>
                <w:rFonts w:ascii="Palatino Linotype" w:hAnsi="Palatino Linotype" w:cstheme="majorHAnsi"/>
                <w:b/>
                <w:noProof/>
                <w:sz w:val="24"/>
                <w:szCs w:val="24"/>
                <w:lang w:val="en-US"/>
              </w:rPr>
            </w:pPr>
          </w:p>
        </w:tc>
        <w:tc>
          <w:tcPr>
            <w:tcW w:w="4394" w:type="dxa"/>
          </w:tcPr>
          <w:p w14:paraId="57905749" w14:textId="77777777" w:rsidR="00BD40CA" w:rsidRPr="007A7E42" w:rsidRDefault="00BD40CA" w:rsidP="00FD49F4">
            <w:pPr>
              <w:spacing w:line="276" w:lineRule="auto"/>
              <w:ind w:right="457"/>
              <w:rPr>
                <w:rFonts w:ascii="Palatino Linotype" w:hAnsi="Palatino Linotype" w:cstheme="majorHAnsi"/>
                <w:b/>
                <w:noProof/>
                <w:sz w:val="24"/>
                <w:szCs w:val="24"/>
                <w:lang w:val="en-US"/>
              </w:rPr>
            </w:pPr>
            <w:r w:rsidRPr="007A7E42">
              <w:rPr>
                <w:rFonts w:ascii="Palatino Linotype" w:hAnsi="Palatino Linotype" w:cstheme="majorHAnsi"/>
                <w:noProof/>
                <w:sz w:val="24"/>
                <w:szCs w:val="24"/>
                <w:u w:val="single"/>
                <w:lang w:val="en-US"/>
              </w:rPr>
              <w:drawing>
                <wp:anchor distT="0" distB="0" distL="114300" distR="114300" simplePos="0" relativeHeight="251661312" behindDoc="1" locked="0" layoutInCell="1" allowOverlap="1" wp14:anchorId="0F722F53" wp14:editId="2A8E4AEF">
                  <wp:simplePos x="0" y="0"/>
                  <wp:positionH relativeFrom="margin">
                    <wp:posOffset>1936115</wp:posOffset>
                  </wp:positionH>
                  <wp:positionV relativeFrom="paragraph">
                    <wp:posOffset>423</wp:posOffset>
                  </wp:positionV>
                  <wp:extent cx="1423035" cy="1454150"/>
                  <wp:effectExtent l="0" t="0" r="5715" b="0"/>
                  <wp:wrapTight wrapText="bothSides">
                    <wp:wrapPolygon edited="0">
                      <wp:start x="0" y="0"/>
                      <wp:lineTo x="0" y="21223"/>
                      <wp:lineTo x="21398" y="21223"/>
                      <wp:lineTo x="21398" y="0"/>
                      <wp:lineTo x="0" y="0"/>
                    </wp:wrapPolygon>
                  </wp:wrapTight>
                  <wp:docPr id="18" name="Picture 18" descr="C:\Users\Administrator\Desktop\2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Administrator\Desktop\222.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423035" cy="145415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BD40CA" w:rsidRPr="007A7E42" w14:paraId="35C76151" w14:textId="77777777" w:rsidTr="00FD49F4">
        <w:tc>
          <w:tcPr>
            <w:tcW w:w="6374" w:type="dxa"/>
          </w:tcPr>
          <w:p w14:paraId="3804A129" w14:textId="77777777" w:rsidR="00BD40CA" w:rsidRPr="007A7E42" w:rsidRDefault="00BD40CA" w:rsidP="00FD49F4">
            <w:pPr>
              <w:spacing w:line="276" w:lineRule="auto"/>
              <w:jc w:val="both"/>
              <w:rPr>
                <w:rFonts w:ascii="Palatino Linotype" w:hAnsi="Palatino Linotype" w:cstheme="majorHAnsi"/>
                <w:noProof/>
                <w:sz w:val="24"/>
                <w:szCs w:val="24"/>
              </w:rPr>
            </w:pPr>
            <w:r w:rsidRPr="007A7E42">
              <w:rPr>
                <w:rFonts w:ascii="Palatino Linotype" w:hAnsi="Palatino Linotype" w:cstheme="majorHAnsi"/>
                <w:b/>
                <w:noProof/>
                <w:sz w:val="24"/>
                <w:szCs w:val="24"/>
                <w:lang w:val="en-US"/>
              </w:rPr>
              <w:lastRenderedPageBreak/>
              <w:t xml:space="preserve">Bài 34: </w:t>
            </w:r>
            <w:r w:rsidRPr="007A7E42">
              <w:rPr>
                <w:rStyle w:val="Emphasis"/>
                <w:rFonts w:ascii="Palatino Linotype" w:hAnsi="Palatino Linotype" w:cstheme="majorHAnsi"/>
                <w:sz w:val="24"/>
                <w:szCs w:val="24"/>
                <w:shd w:val="clear" w:color="auto" w:fill="FFFFFF"/>
              </w:rPr>
              <w:t xml:space="preserve">Hải đăng Trường Sa Lớn nằm trên đảo Trường Sa Lớn - “thủ phủ” quần đảo Trường Sa - có chiều cao bao nhiêu (làm tròn đến </w:t>
            </w:r>
            <w:r w:rsidRPr="007A7E42">
              <w:rPr>
                <w:rStyle w:val="Emphasis"/>
                <w:rFonts w:ascii="Palatino Linotype" w:hAnsi="Palatino Linotype" w:cstheme="majorHAnsi"/>
                <w:sz w:val="24"/>
                <w:szCs w:val="24"/>
                <w:shd w:val="clear" w:color="auto" w:fill="FFFFFF"/>
                <w:lang w:val="en-US"/>
              </w:rPr>
              <w:t>chữ số thập phân thứ ba</w:t>
            </w:r>
            <w:r w:rsidRPr="007A7E42">
              <w:rPr>
                <w:rStyle w:val="Emphasis"/>
                <w:rFonts w:ascii="Palatino Linotype" w:hAnsi="Palatino Linotype" w:cstheme="majorHAnsi"/>
                <w:sz w:val="24"/>
                <w:szCs w:val="24"/>
                <w:shd w:val="clear" w:color="auto" w:fill="FFFFFF"/>
              </w:rPr>
              <w:t>)? Biết rằng tia nắng mặt trời chiếu qua đỉnh của ngọn hải đăng hợp với mặt đất một góc 35</w:t>
            </w:r>
            <w:r w:rsidRPr="007A7E42">
              <w:rPr>
                <w:rFonts w:ascii="Palatino Linotype" w:hAnsi="Palatino Linotype" w:cstheme="majorHAnsi"/>
                <w:i/>
                <w:sz w:val="24"/>
                <w:szCs w:val="24"/>
                <w:vertAlign w:val="superscript"/>
              </w:rPr>
              <w:t>o</w:t>
            </w:r>
            <w:r w:rsidRPr="007A7E42">
              <w:rPr>
                <w:rStyle w:val="Emphasis"/>
                <w:rFonts w:ascii="Palatino Linotype" w:hAnsi="Palatino Linotype" w:cstheme="majorHAnsi"/>
                <w:sz w:val="24"/>
                <w:szCs w:val="24"/>
                <w:shd w:val="clear" w:color="auto" w:fill="FFFFFF"/>
              </w:rPr>
              <w:t xml:space="preserve"> và bóng của ngọn hải đăng trên mặt đất dài 20m.</w:t>
            </w:r>
            <w:r w:rsidRPr="007A7E42">
              <w:rPr>
                <w:rFonts w:ascii="Palatino Linotype" w:hAnsi="Palatino Linotype" w:cstheme="majorHAnsi"/>
                <w:noProof/>
                <w:sz w:val="24"/>
                <w:szCs w:val="24"/>
              </w:rPr>
              <w:t xml:space="preserve"> </w:t>
            </w:r>
          </w:p>
          <w:p w14:paraId="24A761CF" w14:textId="77777777" w:rsidR="00BD40CA" w:rsidRPr="007A7E42" w:rsidRDefault="00BD40CA" w:rsidP="00FD49F4">
            <w:pPr>
              <w:spacing w:line="276" w:lineRule="auto"/>
              <w:jc w:val="both"/>
              <w:rPr>
                <w:rFonts w:ascii="Palatino Linotype" w:hAnsi="Palatino Linotype" w:cstheme="majorHAnsi"/>
                <w:b/>
                <w:noProof/>
                <w:sz w:val="24"/>
                <w:szCs w:val="24"/>
                <w:lang w:val="en-US"/>
              </w:rPr>
            </w:pPr>
          </w:p>
        </w:tc>
        <w:tc>
          <w:tcPr>
            <w:tcW w:w="4394" w:type="dxa"/>
          </w:tcPr>
          <w:p w14:paraId="446019B7" w14:textId="77777777" w:rsidR="00BD40CA" w:rsidRPr="007A7E42" w:rsidRDefault="00BD40CA" w:rsidP="00FD49F4">
            <w:pPr>
              <w:spacing w:line="276" w:lineRule="auto"/>
              <w:ind w:right="457"/>
              <w:rPr>
                <w:rFonts w:ascii="Palatino Linotype" w:hAnsi="Palatino Linotype" w:cstheme="majorHAnsi"/>
                <w:b/>
                <w:noProof/>
                <w:sz w:val="24"/>
                <w:szCs w:val="24"/>
                <w:lang w:val="en-US"/>
              </w:rPr>
            </w:pPr>
            <w:r w:rsidRPr="007A7E42">
              <w:rPr>
                <w:rFonts w:ascii="Palatino Linotype" w:hAnsi="Palatino Linotype" w:cstheme="majorHAnsi"/>
                <w:noProof/>
                <w:sz w:val="24"/>
                <w:szCs w:val="24"/>
                <w:lang w:val="en-US"/>
              </w:rPr>
              <w:drawing>
                <wp:anchor distT="0" distB="0" distL="114300" distR="114300" simplePos="0" relativeHeight="251662336" behindDoc="0" locked="0" layoutInCell="1" allowOverlap="1" wp14:anchorId="2FDD8D1D" wp14:editId="745D43A5">
                  <wp:simplePos x="0" y="0"/>
                  <wp:positionH relativeFrom="margin">
                    <wp:posOffset>1098338</wp:posOffset>
                  </wp:positionH>
                  <wp:positionV relativeFrom="paragraph">
                    <wp:posOffset>423</wp:posOffset>
                  </wp:positionV>
                  <wp:extent cx="2263140" cy="1588135"/>
                  <wp:effectExtent l="0" t="0" r="3810" b="0"/>
                  <wp:wrapSquare wrapText="bothSides"/>
                  <wp:docPr id="448" name="Picture 448" descr="A light house with a triangle and a light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Picture 448" descr="A light house with a triangle and a light house&#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263140" cy="158813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BD40CA" w:rsidRPr="007A7E42" w14:paraId="1357282A" w14:textId="77777777" w:rsidTr="00FD49F4">
        <w:tc>
          <w:tcPr>
            <w:tcW w:w="6374" w:type="dxa"/>
          </w:tcPr>
          <w:p w14:paraId="3CED201E" w14:textId="77777777" w:rsidR="00BD40CA" w:rsidRPr="007A7E42" w:rsidRDefault="00BD40CA" w:rsidP="00FD49F4">
            <w:pPr>
              <w:spacing w:line="276" w:lineRule="auto"/>
              <w:jc w:val="both"/>
              <w:rPr>
                <w:rFonts w:ascii="Palatino Linotype" w:hAnsi="Palatino Linotype" w:cstheme="majorHAnsi"/>
                <w:noProof/>
                <w:sz w:val="24"/>
                <w:szCs w:val="24"/>
              </w:rPr>
            </w:pPr>
            <w:r w:rsidRPr="007A7E42">
              <w:rPr>
                <w:rFonts w:ascii="Palatino Linotype" w:hAnsi="Palatino Linotype" w:cstheme="majorHAnsi"/>
                <w:b/>
                <w:noProof/>
                <w:sz w:val="24"/>
                <w:szCs w:val="24"/>
                <w:lang w:val="en-US"/>
              </w:rPr>
              <w:t xml:space="preserve">Bài 35: </w:t>
            </w:r>
            <w:r w:rsidRPr="007A7E42">
              <w:rPr>
                <w:rFonts w:ascii="Palatino Linotype" w:hAnsi="Palatino Linotype" w:cstheme="majorHAnsi"/>
                <w:sz w:val="24"/>
                <w:szCs w:val="24"/>
              </w:rPr>
              <w:t xml:space="preserve">Trường bạn </w:t>
            </w:r>
            <w:proofErr w:type="gramStart"/>
            <w:r w:rsidRPr="007A7E42">
              <w:rPr>
                <w:rFonts w:ascii="Palatino Linotype" w:hAnsi="Palatino Linotype" w:cstheme="majorHAnsi"/>
                <w:sz w:val="24"/>
                <w:szCs w:val="24"/>
              </w:rPr>
              <w:t>An</w:t>
            </w:r>
            <w:proofErr w:type="gramEnd"/>
            <w:r w:rsidRPr="007A7E42">
              <w:rPr>
                <w:rFonts w:ascii="Palatino Linotype" w:hAnsi="Palatino Linotype" w:cstheme="majorHAnsi"/>
                <w:sz w:val="24"/>
                <w:szCs w:val="24"/>
              </w:rPr>
              <w:t xml:space="preserve"> có một chiếc thang dài 8 mét. Cần đặt chân thang cách chân tường một khoảng cách bằng bao nhiêu (làm tròn đến chữ số thập phân thứ nhất) để nó tạo được với mặt đất một góc “an toàn” là 65</w:t>
            </w:r>
            <w:r w:rsidRPr="007A7E42">
              <w:rPr>
                <w:rFonts w:ascii="Palatino Linotype" w:hAnsi="Palatino Linotype" w:cstheme="majorHAnsi"/>
                <w:sz w:val="24"/>
                <w:szCs w:val="24"/>
                <w:vertAlign w:val="superscript"/>
              </w:rPr>
              <w:t>0</w:t>
            </w:r>
            <w:r w:rsidRPr="007A7E42">
              <w:rPr>
                <w:rFonts w:ascii="Palatino Linotype" w:hAnsi="Palatino Linotype" w:cstheme="majorHAnsi"/>
                <w:sz w:val="24"/>
                <w:szCs w:val="24"/>
              </w:rPr>
              <w:t xml:space="preserve"> (tức là đảm bảo thang không bị đổ khi sử dụng)</w:t>
            </w:r>
            <w:r w:rsidRPr="007A7E42">
              <w:rPr>
                <w:rFonts w:ascii="Palatino Linotype" w:hAnsi="Palatino Linotype" w:cstheme="majorHAnsi"/>
                <w:noProof/>
                <w:sz w:val="24"/>
                <w:szCs w:val="24"/>
              </w:rPr>
              <w:t>.</w:t>
            </w:r>
          </w:p>
          <w:p w14:paraId="6FF5E182" w14:textId="77777777" w:rsidR="00BD40CA" w:rsidRPr="007A7E42" w:rsidRDefault="00BD40CA" w:rsidP="00FD49F4">
            <w:pPr>
              <w:spacing w:line="276" w:lineRule="auto"/>
              <w:jc w:val="both"/>
              <w:rPr>
                <w:rFonts w:ascii="Palatino Linotype" w:hAnsi="Palatino Linotype" w:cstheme="majorHAnsi"/>
                <w:b/>
                <w:noProof/>
                <w:sz w:val="24"/>
                <w:szCs w:val="24"/>
                <w:lang w:val="en-US"/>
              </w:rPr>
            </w:pPr>
          </w:p>
        </w:tc>
        <w:tc>
          <w:tcPr>
            <w:tcW w:w="4394" w:type="dxa"/>
          </w:tcPr>
          <w:p w14:paraId="46D9246C" w14:textId="77777777" w:rsidR="00BD40CA" w:rsidRPr="007A7E42" w:rsidRDefault="00BD40CA" w:rsidP="00FD49F4">
            <w:pPr>
              <w:spacing w:line="276" w:lineRule="auto"/>
              <w:ind w:right="457"/>
              <w:rPr>
                <w:rFonts w:ascii="Palatino Linotype" w:hAnsi="Palatino Linotype" w:cstheme="majorHAnsi"/>
                <w:b/>
                <w:noProof/>
                <w:sz w:val="24"/>
                <w:szCs w:val="24"/>
                <w:lang w:val="en-US"/>
              </w:rPr>
            </w:pPr>
            <w:r w:rsidRPr="007A7E42">
              <w:rPr>
                <w:rFonts w:ascii="Palatino Linotype" w:hAnsi="Palatino Linotype" w:cstheme="majorHAnsi"/>
                <w:noProof/>
                <w:sz w:val="24"/>
                <w:szCs w:val="24"/>
                <w:u w:val="single"/>
                <w:lang w:val="en-US"/>
              </w:rPr>
              <w:drawing>
                <wp:anchor distT="0" distB="0" distL="114300" distR="114300" simplePos="0" relativeHeight="251663360" behindDoc="0" locked="0" layoutInCell="1" allowOverlap="1" wp14:anchorId="561DFBB1" wp14:editId="574DAC23">
                  <wp:simplePos x="0" y="0"/>
                  <wp:positionH relativeFrom="margin">
                    <wp:posOffset>2123652</wp:posOffset>
                  </wp:positionH>
                  <wp:positionV relativeFrom="paragraph">
                    <wp:posOffset>211</wp:posOffset>
                  </wp:positionV>
                  <wp:extent cx="1241425" cy="1502410"/>
                  <wp:effectExtent l="0" t="0" r="0" b="2540"/>
                  <wp:wrapSquare wrapText="bothSides"/>
                  <wp:docPr id="33" name="Picture 33" descr="A drawing of a wall with a straight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drawing of a wall with a straight line&#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41425" cy="15024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BD40CA" w:rsidRPr="007A7E42" w14:paraId="400232D2" w14:textId="77777777" w:rsidTr="00FD49F4">
        <w:tc>
          <w:tcPr>
            <w:tcW w:w="6374" w:type="dxa"/>
          </w:tcPr>
          <w:p w14:paraId="11ACA070" w14:textId="77777777" w:rsidR="00BD40CA" w:rsidRPr="007A7E42" w:rsidRDefault="00BD40CA" w:rsidP="00FD49F4">
            <w:pPr>
              <w:spacing w:line="276" w:lineRule="auto"/>
              <w:jc w:val="both"/>
              <w:rPr>
                <w:rFonts w:ascii="Palatino Linotype" w:hAnsi="Palatino Linotype" w:cstheme="majorHAnsi"/>
                <w:noProof/>
                <w:sz w:val="24"/>
                <w:szCs w:val="24"/>
              </w:rPr>
            </w:pPr>
            <w:r w:rsidRPr="007A7E42">
              <w:rPr>
                <w:rFonts w:ascii="Palatino Linotype" w:hAnsi="Palatino Linotype" w:cstheme="majorHAnsi"/>
                <w:b/>
                <w:noProof/>
                <w:sz w:val="24"/>
                <w:szCs w:val="24"/>
                <w:lang w:val="en-US"/>
              </w:rPr>
              <w:t xml:space="preserve">Bài 36: </w:t>
            </w:r>
            <w:r w:rsidRPr="007A7E42">
              <w:rPr>
                <w:rFonts w:ascii="Palatino Linotype" w:hAnsi="Palatino Linotype" w:cstheme="majorHAnsi"/>
                <w:sz w:val="24"/>
                <w:szCs w:val="24"/>
              </w:rPr>
              <w:t>Người ta căng dây từ đỉnh ngọn cây (điểm C) tới vị trí điểm A cách cây 40m để cố định cây. Biết dây và mặt đất tạo thành một góc 40</w:t>
            </w:r>
            <w:r w:rsidRPr="007A7E42">
              <w:rPr>
                <w:rFonts w:ascii="Palatino Linotype" w:hAnsi="Palatino Linotype" w:cstheme="majorHAnsi"/>
                <w:sz w:val="24"/>
                <w:szCs w:val="24"/>
                <w:vertAlign w:val="superscript"/>
              </w:rPr>
              <w:t>o</w:t>
            </w:r>
            <w:r w:rsidRPr="007A7E42">
              <w:rPr>
                <w:rFonts w:ascii="Palatino Linotype" w:hAnsi="Palatino Linotype" w:cstheme="majorHAnsi"/>
                <w:sz w:val="24"/>
                <w:szCs w:val="24"/>
              </w:rPr>
              <w:t>, tìm chiều dài đoạn dây căng (làm tròn đến chữ số thập phân thứ nhất)</w:t>
            </w:r>
            <w:r w:rsidRPr="007A7E42">
              <w:rPr>
                <w:rFonts w:ascii="Palatino Linotype" w:hAnsi="Palatino Linotype" w:cstheme="majorHAnsi"/>
                <w:noProof/>
                <w:sz w:val="24"/>
                <w:szCs w:val="24"/>
              </w:rPr>
              <w:t>.</w:t>
            </w:r>
          </w:p>
          <w:p w14:paraId="26939F9D" w14:textId="77777777" w:rsidR="00BD40CA" w:rsidRPr="007A7E42" w:rsidRDefault="00BD40CA" w:rsidP="00FD49F4">
            <w:pPr>
              <w:spacing w:line="276" w:lineRule="auto"/>
              <w:jc w:val="both"/>
              <w:rPr>
                <w:rFonts w:ascii="Palatino Linotype" w:hAnsi="Palatino Linotype" w:cstheme="majorHAnsi"/>
                <w:b/>
                <w:noProof/>
                <w:sz w:val="24"/>
                <w:szCs w:val="24"/>
                <w:lang w:val="en-US"/>
              </w:rPr>
            </w:pPr>
          </w:p>
        </w:tc>
        <w:tc>
          <w:tcPr>
            <w:tcW w:w="4394" w:type="dxa"/>
          </w:tcPr>
          <w:p w14:paraId="085F02FC" w14:textId="77777777" w:rsidR="00BD40CA" w:rsidRPr="007A7E42" w:rsidRDefault="00BD40CA" w:rsidP="00FD49F4">
            <w:pPr>
              <w:spacing w:line="276" w:lineRule="auto"/>
              <w:ind w:right="457"/>
              <w:rPr>
                <w:rFonts w:ascii="Palatino Linotype" w:hAnsi="Palatino Linotype" w:cstheme="majorHAnsi"/>
                <w:b/>
                <w:noProof/>
                <w:sz w:val="24"/>
                <w:szCs w:val="24"/>
                <w:lang w:val="en-US"/>
              </w:rPr>
            </w:pPr>
            <w:r w:rsidRPr="007A7E42">
              <w:rPr>
                <w:rFonts w:ascii="Palatino Linotype" w:hAnsi="Palatino Linotype" w:cstheme="majorHAnsi"/>
                <w:noProof/>
                <w:sz w:val="24"/>
                <w:szCs w:val="24"/>
                <w:lang w:val="en-US"/>
              </w:rPr>
              <w:drawing>
                <wp:anchor distT="0" distB="0" distL="114300" distR="114300" simplePos="0" relativeHeight="251664384" behindDoc="0" locked="0" layoutInCell="1" allowOverlap="1" wp14:anchorId="59D197B3" wp14:editId="58B597D3">
                  <wp:simplePos x="0" y="0"/>
                  <wp:positionH relativeFrom="margin">
                    <wp:posOffset>1798320</wp:posOffset>
                  </wp:positionH>
                  <wp:positionV relativeFrom="paragraph">
                    <wp:posOffset>0</wp:posOffset>
                  </wp:positionV>
                  <wp:extent cx="1566545" cy="1207135"/>
                  <wp:effectExtent l="0" t="0" r="0" b="0"/>
                  <wp:wrapSquare wrapText="bothSides"/>
                  <wp:docPr id="48" name="Picture 48" descr="A diagram of a tree and a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diagram of a tree and a triangle&#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66545" cy="120713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BD40CA" w:rsidRPr="007A7E42" w14:paraId="16ABEF74" w14:textId="77777777" w:rsidTr="00FD49F4">
        <w:tc>
          <w:tcPr>
            <w:tcW w:w="6374" w:type="dxa"/>
          </w:tcPr>
          <w:p w14:paraId="2F6481C0" w14:textId="77777777" w:rsidR="00BD40CA" w:rsidRPr="007A7E42" w:rsidRDefault="00BD40CA" w:rsidP="00FD49F4">
            <w:pPr>
              <w:spacing w:line="276" w:lineRule="auto"/>
              <w:jc w:val="both"/>
              <w:rPr>
                <w:rFonts w:ascii="Palatino Linotype" w:hAnsi="Palatino Linotype" w:cstheme="majorHAnsi"/>
                <w:sz w:val="24"/>
                <w:szCs w:val="24"/>
              </w:rPr>
            </w:pPr>
            <w:r w:rsidRPr="007A7E42">
              <w:rPr>
                <w:rFonts w:ascii="Palatino Linotype" w:hAnsi="Palatino Linotype" w:cstheme="majorHAnsi"/>
                <w:b/>
                <w:noProof/>
                <w:sz w:val="24"/>
                <w:szCs w:val="24"/>
                <w:lang w:val="en-US"/>
              </w:rPr>
              <w:t xml:space="preserve">Bài 37: </w:t>
            </w:r>
            <w:r w:rsidRPr="007A7E42">
              <w:rPr>
                <w:rFonts w:ascii="Palatino Linotype" w:hAnsi="Palatino Linotype" w:cstheme="majorHAnsi"/>
                <w:sz w:val="24"/>
                <w:szCs w:val="24"/>
              </w:rPr>
              <w:t xml:space="preserve">Một bạn học sinh cao 1,7m đứng cách cây </w:t>
            </w:r>
            <w:r w:rsidRPr="007A7E42">
              <w:rPr>
                <w:rFonts w:ascii="Palatino Linotype" w:hAnsi="Palatino Linotype" w:cstheme="majorHAnsi"/>
                <w:sz w:val="24"/>
                <w:szCs w:val="24"/>
                <w:lang w:val="en-US"/>
              </w:rPr>
              <w:t>bàng</w:t>
            </w:r>
            <w:r w:rsidRPr="007A7E42">
              <w:rPr>
                <w:rFonts w:ascii="Palatino Linotype" w:hAnsi="Palatino Linotype" w:cstheme="majorHAnsi"/>
                <w:sz w:val="24"/>
                <w:szCs w:val="24"/>
              </w:rPr>
              <w:t xml:space="preserve"> 30m. Biết rằng đường thẳng từ đỉnh cây hướng thẳng xuống đỉnh đầu tạo với đường thẳng từ đỉnh đầu hướng vuông góc vào thân cây một góc </w:t>
            </w:r>
            <w:r w:rsidRPr="007A7E42">
              <w:rPr>
                <w:rFonts w:asciiTheme="minorHAnsi" w:hAnsiTheme="minorHAnsi"/>
                <w:kern w:val="2"/>
                <w:position w:val="-6"/>
                <w:sz w:val="24"/>
                <w:szCs w:val="24"/>
                <w14:ligatures w14:val="standardContextual"/>
              </w:rPr>
              <w:object w:dxaOrig="499" w:dyaOrig="300" w14:anchorId="68C74FED">
                <v:shape id="_x0000_i1092" type="#_x0000_t75" style="width:26.25pt;height:16.5pt" o:ole="">
                  <v:imagedata r:id="rId31" o:title=""/>
                </v:shape>
                <o:OLEObject Type="Embed" ProgID="Equation.DSMT4" ShapeID="_x0000_i1092" DrawAspect="Content" ObjectID="_1847051675" r:id="rId32"/>
              </w:object>
            </w:r>
            <w:r w:rsidRPr="007A7E42">
              <w:rPr>
                <w:rFonts w:ascii="Palatino Linotype" w:hAnsi="Palatino Linotype" w:cstheme="majorHAnsi"/>
                <w:sz w:val="24"/>
                <w:szCs w:val="24"/>
              </w:rPr>
              <w:t xml:space="preserve"> Hỏi cây </w:t>
            </w:r>
            <w:r w:rsidRPr="007A7E42">
              <w:rPr>
                <w:rFonts w:ascii="Palatino Linotype" w:hAnsi="Palatino Linotype" w:cstheme="majorHAnsi"/>
                <w:sz w:val="24"/>
                <w:szCs w:val="24"/>
                <w:lang w:val="en-US"/>
              </w:rPr>
              <w:t>bàng</w:t>
            </w:r>
            <w:r w:rsidRPr="007A7E42">
              <w:rPr>
                <w:rFonts w:ascii="Palatino Linotype" w:hAnsi="Palatino Linotype" w:cstheme="majorHAnsi"/>
                <w:sz w:val="24"/>
                <w:szCs w:val="24"/>
              </w:rPr>
              <w:t xml:space="preserve"> cao bao nhiêu</w:t>
            </w:r>
            <w:r w:rsidRPr="007A7E42">
              <w:rPr>
                <w:rFonts w:ascii="Palatino Linotype" w:hAnsi="Palatino Linotype" w:cstheme="majorHAnsi"/>
                <w:sz w:val="24"/>
                <w:szCs w:val="24"/>
                <w:lang w:val="en-US"/>
              </w:rPr>
              <w:t xml:space="preserve"> (làm tròn đến chữ số thập phân thứ nhất)</w:t>
            </w:r>
            <w:r w:rsidRPr="007A7E42">
              <w:rPr>
                <w:rFonts w:ascii="Palatino Linotype" w:hAnsi="Palatino Linotype" w:cstheme="majorHAnsi"/>
                <w:sz w:val="24"/>
                <w:szCs w:val="24"/>
              </w:rPr>
              <w:t>?</w:t>
            </w:r>
            <w:r w:rsidRPr="007A7E42">
              <w:rPr>
                <w:rFonts w:ascii="Palatino Linotype" w:eastAsiaTheme="minorEastAsia" w:hAnsi="Palatino Linotype" w:cstheme="majorHAnsi"/>
                <w:noProof/>
                <w:sz w:val="24"/>
                <w:szCs w:val="24"/>
              </w:rPr>
              <w:t xml:space="preserve"> </w:t>
            </w:r>
          </w:p>
          <w:p w14:paraId="3DD265F6" w14:textId="77777777" w:rsidR="00BD40CA" w:rsidRPr="007A7E42" w:rsidRDefault="00BD40CA" w:rsidP="00FD49F4">
            <w:pPr>
              <w:spacing w:line="276" w:lineRule="auto"/>
              <w:jc w:val="both"/>
              <w:rPr>
                <w:rFonts w:ascii="Palatino Linotype" w:hAnsi="Palatino Linotype" w:cstheme="majorHAnsi"/>
                <w:b/>
                <w:noProof/>
                <w:sz w:val="24"/>
                <w:szCs w:val="24"/>
                <w:lang w:val="en-US"/>
              </w:rPr>
            </w:pPr>
          </w:p>
        </w:tc>
        <w:tc>
          <w:tcPr>
            <w:tcW w:w="4394" w:type="dxa"/>
          </w:tcPr>
          <w:p w14:paraId="4B9E6595" w14:textId="77777777" w:rsidR="00BD40CA" w:rsidRPr="007A7E42" w:rsidRDefault="00BD40CA" w:rsidP="00FD49F4">
            <w:pPr>
              <w:spacing w:line="276" w:lineRule="auto"/>
              <w:ind w:right="457"/>
              <w:rPr>
                <w:rFonts w:ascii="Palatino Linotype" w:hAnsi="Palatino Linotype" w:cstheme="majorHAnsi"/>
                <w:b/>
                <w:noProof/>
                <w:sz w:val="24"/>
                <w:szCs w:val="24"/>
                <w:lang w:val="en-US"/>
              </w:rPr>
            </w:pPr>
            <w:r w:rsidRPr="007A7E42">
              <w:rPr>
                <w:rFonts w:ascii="Palatino Linotype" w:eastAsiaTheme="minorEastAsia" w:hAnsi="Palatino Linotype" w:cstheme="majorHAnsi"/>
                <w:noProof/>
                <w:sz w:val="24"/>
                <w:szCs w:val="24"/>
                <w:lang w:val="en-US"/>
              </w:rPr>
              <w:drawing>
                <wp:anchor distT="0" distB="0" distL="114300" distR="114300" simplePos="0" relativeHeight="251675648" behindDoc="0" locked="0" layoutInCell="1" allowOverlap="1" wp14:anchorId="498E65C6" wp14:editId="4350230B">
                  <wp:simplePos x="0" y="0"/>
                  <wp:positionH relativeFrom="margin">
                    <wp:posOffset>165312</wp:posOffset>
                  </wp:positionH>
                  <wp:positionV relativeFrom="paragraph">
                    <wp:posOffset>6773</wp:posOffset>
                  </wp:positionV>
                  <wp:extent cx="2695786" cy="1479471"/>
                  <wp:effectExtent l="0" t="0" r="0" b="6985"/>
                  <wp:wrapNone/>
                  <wp:docPr id="63" name="Picture 63" descr="C:\Users\MyPC\Desktop\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yPC\Desktop\98.jpg"/>
                          <pic:cNvPicPr>
                            <a:picLocks noChangeAspect="1" noChangeArrowheads="1"/>
                          </pic:cNvPicPr>
                        </pic:nvPicPr>
                        <pic:blipFill>
                          <a:blip r:embed="rId33" cstate="print">
                            <a:extLst>
                              <a:ext uri="{BEBA8EAE-BF5A-486C-A8C5-ECC9F3942E4B}">
                                <a14:imgProps xmlns:a14="http://schemas.microsoft.com/office/drawing/2010/main">
                                  <a14:imgLayer r:embed="rId34">
                                    <a14:imgEffect>
                                      <a14:sharpenSoften amount="10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707029" cy="1485641"/>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BD40CA" w:rsidRPr="007A7E42" w14:paraId="16943459" w14:textId="77777777" w:rsidTr="00FD49F4">
        <w:tc>
          <w:tcPr>
            <w:tcW w:w="6374" w:type="dxa"/>
          </w:tcPr>
          <w:p w14:paraId="5D0E0550" w14:textId="77777777" w:rsidR="00BD40CA" w:rsidRPr="007A7E42" w:rsidRDefault="00BD40CA" w:rsidP="00FD49F4">
            <w:pPr>
              <w:spacing w:line="276" w:lineRule="auto"/>
              <w:jc w:val="both"/>
              <w:rPr>
                <w:rFonts w:ascii="Palatino Linotype" w:hAnsi="Palatino Linotype" w:cstheme="majorHAnsi"/>
                <w:b/>
                <w:noProof/>
                <w:color w:val="000000" w:themeColor="text1"/>
                <w:sz w:val="24"/>
                <w:szCs w:val="24"/>
                <w:lang w:val="en-US"/>
              </w:rPr>
            </w:pPr>
            <w:r w:rsidRPr="007A7E42">
              <w:rPr>
                <w:rFonts w:ascii="Palatino Linotype" w:hAnsi="Palatino Linotype" w:cstheme="majorHAnsi"/>
                <w:b/>
                <w:noProof/>
                <w:color w:val="000000" w:themeColor="text1"/>
                <w:sz w:val="24"/>
                <w:szCs w:val="24"/>
                <w:lang w:val="en-US"/>
              </w:rPr>
              <w:t xml:space="preserve">Bài 38: </w:t>
            </w:r>
            <w:r w:rsidRPr="007A7E42">
              <w:rPr>
                <w:rFonts w:ascii="Palatino Linotype" w:hAnsi="Palatino Linotype" w:cstheme="majorHAnsi"/>
                <w:color w:val="000000" w:themeColor="text1"/>
                <w:sz w:val="24"/>
                <w:szCs w:val="24"/>
                <w:shd w:val="clear" w:color="auto" w:fill="FFFFFF"/>
              </w:rPr>
              <w:t xml:space="preserve">Từ một đài quan </w:t>
            </w:r>
            <w:r w:rsidRPr="007A7E42">
              <w:rPr>
                <w:rFonts w:ascii="Palatino Linotype" w:hAnsi="Palatino Linotype" w:cstheme="majorHAnsi"/>
                <w:color w:val="000000" w:themeColor="text1"/>
                <w:sz w:val="24"/>
                <w:szCs w:val="24"/>
                <w:shd w:val="clear" w:color="auto" w:fill="FFFFFF"/>
                <w:lang w:val="en-US"/>
              </w:rPr>
              <w:t xml:space="preserve">sát cao </w:t>
            </w:r>
            <w:r w:rsidRPr="007A7E42">
              <w:rPr>
                <w:rFonts w:ascii="Palatino Linotype" w:hAnsi="Palatino Linotype" w:cstheme="majorHAnsi"/>
                <w:color w:val="000000" w:themeColor="text1"/>
                <w:sz w:val="24"/>
                <w:szCs w:val="24"/>
                <w:shd w:val="clear" w:color="auto" w:fill="FFFFFF"/>
              </w:rPr>
              <w:t xml:space="preserve">350m so với mực nước biển, người ta nhìn thấy một chiếc thuyền bị nạn dưới góc </w:t>
            </w:r>
            <m:oMath>
              <m:sSup>
                <m:sSupPr>
                  <m:ctrlPr>
                    <w:rPr>
                      <w:rFonts w:ascii="Cambria Math" w:eastAsia="Times New Roman" w:hAnsi="Cambria Math" w:cstheme="majorHAnsi"/>
                      <w:i/>
                      <w:color w:val="000000" w:themeColor="text1"/>
                      <w:kern w:val="36"/>
                      <w:sz w:val="24"/>
                      <w:szCs w:val="24"/>
                      <w:lang w:val="pt-BR" w:eastAsia="vi-VN"/>
                    </w:rPr>
                  </m:ctrlPr>
                </m:sSupPr>
                <m:e>
                  <m:r>
                    <w:rPr>
                      <w:rFonts w:ascii="Cambria Math" w:eastAsia="Times New Roman" w:hAnsi="Cambria Math" w:cstheme="majorHAnsi"/>
                      <w:color w:val="000000" w:themeColor="text1"/>
                      <w:kern w:val="36"/>
                      <w:sz w:val="24"/>
                      <w:szCs w:val="24"/>
                      <w:lang w:val="pt-BR" w:eastAsia="vi-VN"/>
                    </w:rPr>
                    <m:t>20</m:t>
                  </m:r>
                </m:e>
                <m:sup>
                  <m:r>
                    <w:rPr>
                      <w:rFonts w:ascii="Cambria Math" w:eastAsia="Times New Roman" w:hAnsi="Cambria Math" w:cstheme="majorHAnsi"/>
                      <w:color w:val="000000" w:themeColor="text1"/>
                      <w:kern w:val="36"/>
                      <w:sz w:val="24"/>
                      <w:szCs w:val="24"/>
                      <w:lang w:val="pt-BR" w:eastAsia="vi-VN"/>
                    </w:rPr>
                    <m:t>0</m:t>
                  </m:r>
                </m:sup>
              </m:sSup>
            </m:oMath>
            <w:r w:rsidRPr="007A7E42">
              <w:rPr>
                <w:rFonts w:ascii="Palatino Linotype" w:hAnsi="Palatino Linotype" w:cstheme="majorHAnsi"/>
                <w:color w:val="000000" w:themeColor="text1"/>
                <w:sz w:val="24"/>
                <w:szCs w:val="24"/>
                <w:shd w:val="clear" w:color="auto" w:fill="FFFFFF"/>
              </w:rPr>
              <w:t xml:space="preserve"> so với phương ngang của mực nước biển. Muốn đến cứu con thuyền thì phải đi quãng đường dài bao nhiêu mét?</w:t>
            </w:r>
            <w:r w:rsidRPr="007A7E42">
              <w:rPr>
                <w:rFonts w:ascii="Palatino Linotype" w:hAnsi="Palatino Linotype" w:cstheme="majorHAnsi"/>
                <w:color w:val="000000" w:themeColor="text1"/>
                <w:sz w:val="24"/>
                <w:szCs w:val="24"/>
                <w:shd w:val="clear" w:color="auto" w:fill="FFFFFF"/>
                <w:lang w:val="en-US"/>
              </w:rPr>
              <w:t xml:space="preserve"> </w:t>
            </w:r>
            <w:r w:rsidRPr="007A7E42">
              <w:rPr>
                <w:rFonts w:ascii="Palatino Linotype" w:hAnsi="Palatino Linotype" w:cstheme="majorHAnsi"/>
                <w:bCs/>
                <w:color w:val="000000" w:themeColor="text1"/>
                <w:sz w:val="24"/>
                <w:szCs w:val="24"/>
              </w:rPr>
              <w:t>(làm tròn đến 1 chữ số thập phân).</w:t>
            </w:r>
            <w:r w:rsidRPr="007A7E42">
              <w:rPr>
                <w:rFonts w:ascii="Palatino Linotype" w:eastAsia="Times New Roman" w:hAnsi="Palatino Linotype" w:cstheme="majorHAnsi"/>
                <w:snapToGrid w:val="0"/>
                <w:color w:val="000000"/>
                <w:w w:val="0"/>
                <w:sz w:val="24"/>
                <w:szCs w:val="24"/>
                <w:u w:color="000000"/>
                <w:bdr w:val="none" w:sz="0" w:space="0" w:color="000000"/>
                <w:shd w:val="clear" w:color="000000" w:fill="000000"/>
                <w:lang w:val="x-none" w:eastAsia="x-none" w:bidi="x-none"/>
              </w:rPr>
              <w:t xml:space="preserve"> </w:t>
            </w:r>
          </w:p>
          <w:p w14:paraId="7DEEB589" w14:textId="77777777" w:rsidR="00BD40CA" w:rsidRPr="007A7E42" w:rsidRDefault="00BD40CA" w:rsidP="00FD49F4">
            <w:pPr>
              <w:spacing w:line="276" w:lineRule="auto"/>
              <w:jc w:val="both"/>
              <w:rPr>
                <w:rFonts w:ascii="Palatino Linotype" w:hAnsi="Palatino Linotype" w:cstheme="majorHAnsi"/>
                <w:b/>
                <w:noProof/>
                <w:sz w:val="24"/>
                <w:szCs w:val="24"/>
                <w:lang w:val="en-US"/>
              </w:rPr>
            </w:pPr>
          </w:p>
        </w:tc>
        <w:tc>
          <w:tcPr>
            <w:tcW w:w="4394" w:type="dxa"/>
          </w:tcPr>
          <w:p w14:paraId="49B7430D" w14:textId="77777777" w:rsidR="00BD40CA" w:rsidRPr="007A7E42" w:rsidRDefault="00BD40CA" w:rsidP="00FD49F4">
            <w:pPr>
              <w:spacing w:line="276" w:lineRule="auto"/>
              <w:ind w:right="457"/>
              <w:rPr>
                <w:rFonts w:ascii="Palatino Linotype" w:eastAsiaTheme="minorEastAsia" w:hAnsi="Palatino Linotype" w:cstheme="majorHAnsi"/>
                <w:noProof/>
                <w:sz w:val="24"/>
                <w:szCs w:val="24"/>
                <w:lang w:val="en-US"/>
              </w:rPr>
            </w:pPr>
            <w:r w:rsidRPr="007A7E42">
              <w:rPr>
                <w:rFonts w:ascii="Palatino Linotype" w:hAnsi="Palatino Linotype" w:cstheme="majorHAnsi"/>
                <w:bCs/>
                <w:noProof/>
                <w:color w:val="000000" w:themeColor="text1"/>
                <w:sz w:val="24"/>
                <w:szCs w:val="24"/>
                <w:lang w:val="en-US"/>
              </w:rPr>
              <w:drawing>
                <wp:anchor distT="0" distB="0" distL="114300" distR="114300" simplePos="0" relativeHeight="251665408" behindDoc="1" locked="0" layoutInCell="1" allowOverlap="1" wp14:anchorId="06570E21" wp14:editId="54C5BE9C">
                  <wp:simplePos x="0" y="0"/>
                  <wp:positionH relativeFrom="margin">
                    <wp:posOffset>77259</wp:posOffset>
                  </wp:positionH>
                  <wp:positionV relativeFrom="paragraph">
                    <wp:posOffset>194310</wp:posOffset>
                  </wp:positionV>
                  <wp:extent cx="2595034" cy="1343660"/>
                  <wp:effectExtent l="0" t="0" r="0" b="8890"/>
                  <wp:wrapTight wrapText="bothSides">
                    <wp:wrapPolygon edited="0">
                      <wp:start x="0" y="0"/>
                      <wp:lineTo x="0" y="21437"/>
                      <wp:lineTo x="21410" y="21437"/>
                      <wp:lineTo x="21410" y="0"/>
                      <wp:lineTo x="0" y="0"/>
                    </wp:wrapPolygon>
                  </wp:wrapTight>
                  <wp:docPr id="488" name="Picture 488" descr="C:\Users\Administrator\Desktop\2022-09-17-1445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Users\Administrator\Desktop\2022-09-17-144502.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595034" cy="134366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BD40CA" w:rsidRPr="007A7E42" w14:paraId="3050B9EB" w14:textId="77777777" w:rsidTr="00FD49F4">
        <w:tc>
          <w:tcPr>
            <w:tcW w:w="6374" w:type="dxa"/>
          </w:tcPr>
          <w:p w14:paraId="4EA90004" w14:textId="77777777" w:rsidR="00BD40CA" w:rsidRPr="007A7E42" w:rsidRDefault="00BD40CA" w:rsidP="00FD49F4">
            <w:pPr>
              <w:spacing w:line="276" w:lineRule="auto"/>
              <w:jc w:val="both"/>
              <w:rPr>
                <w:rFonts w:ascii="Palatino Linotype" w:hAnsi="Palatino Linotype" w:cstheme="majorHAnsi"/>
                <w:noProof/>
                <w:sz w:val="24"/>
                <w:szCs w:val="24"/>
              </w:rPr>
            </w:pPr>
            <w:r w:rsidRPr="007A7E42">
              <w:rPr>
                <w:rFonts w:ascii="Palatino Linotype" w:hAnsi="Palatino Linotype" w:cstheme="majorHAnsi"/>
                <w:b/>
                <w:noProof/>
                <w:sz w:val="24"/>
                <w:szCs w:val="24"/>
                <w:lang w:val="en-US"/>
              </w:rPr>
              <w:lastRenderedPageBreak/>
              <w:t xml:space="preserve">Bài 39: </w:t>
            </w:r>
            <w:r w:rsidRPr="007A7E42">
              <w:rPr>
                <w:rFonts w:ascii="Palatino Linotype" w:hAnsi="Palatino Linotype" w:cstheme="majorHAnsi"/>
                <w:color w:val="000000" w:themeColor="text1"/>
                <w:sz w:val="24"/>
                <w:szCs w:val="24"/>
                <w:lang w:val="pt-BR"/>
              </w:rPr>
              <w:t xml:space="preserve">Một học sinh có tầm mắt cao 1,5m đứng trên sân thượng một căn nhà cao 15m nhìn thấy </w:t>
            </w:r>
            <w:r w:rsidRPr="007A7E42">
              <w:rPr>
                <w:rFonts w:ascii="Palatino Linotype" w:hAnsi="Palatino Linotype" w:cstheme="majorHAnsi"/>
                <w:color w:val="000000" w:themeColor="text1"/>
                <w:sz w:val="24"/>
                <w:szCs w:val="24"/>
                <w:lang w:val="it-IT"/>
              </w:rPr>
              <w:t xml:space="preserve">một chiếc xe đang đứng yên </w:t>
            </w:r>
            <w:r w:rsidRPr="007A7E42">
              <w:rPr>
                <w:rFonts w:ascii="Palatino Linotype" w:hAnsi="Palatino Linotype" w:cstheme="majorHAnsi"/>
                <w:color w:val="000000" w:themeColor="text1"/>
                <w:sz w:val="24"/>
                <w:szCs w:val="24"/>
                <w:lang w:val="pt-BR"/>
              </w:rPr>
              <w:t xml:space="preserve">với góc nghiêng xuống </w:t>
            </w:r>
            <m:oMath>
              <m:sSup>
                <m:sSupPr>
                  <m:ctrlPr>
                    <w:rPr>
                      <w:rFonts w:ascii="Cambria Math" w:eastAsia="Times New Roman" w:hAnsi="Cambria Math" w:cstheme="majorHAnsi"/>
                      <w:i/>
                      <w:color w:val="000000" w:themeColor="text1"/>
                      <w:kern w:val="36"/>
                      <w:sz w:val="24"/>
                      <w:szCs w:val="24"/>
                      <w:lang w:val="pt-BR" w:eastAsia="vi-VN"/>
                    </w:rPr>
                  </m:ctrlPr>
                </m:sSupPr>
                <m:e>
                  <m:r>
                    <w:rPr>
                      <w:rFonts w:ascii="Cambria Math" w:eastAsia="Times New Roman" w:hAnsi="Cambria Math" w:cstheme="majorHAnsi"/>
                      <w:color w:val="000000" w:themeColor="text1"/>
                      <w:kern w:val="36"/>
                      <w:sz w:val="24"/>
                      <w:szCs w:val="24"/>
                      <w:lang w:val="pt-BR" w:eastAsia="vi-VN"/>
                    </w:rPr>
                    <m:t>49</m:t>
                  </m:r>
                </m:e>
                <m:sup>
                  <m:r>
                    <w:rPr>
                      <w:rFonts w:ascii="Cambria Math" w:eastAsia="Times New Roman" w:hAnsi="Cambria Math" w:cstheme="majorHAnsi"/>
                      <w:color w:val="000000" w:themeColor="text1"/>
                      <w:kern w:val="36"/>
                      <w:sz w:val="24"/>
                      <w:szCs w:val="24"/>
                      <w:lang w:val="pt-BR" w:eastAsia="vi-VN"/>
                    </w:rPr>
                    <m:t>0</m:t>
                  </m:r>
                </m:sup>
              </m:sSup>
            </m:oMath>
            <w:r w:rsidRPr="007A7E42">
              <w:rPr>
                <w:rFonts w:ascii="Palatino Linotype" w:hAnsi="Palatino Linotype" w:cstheme="majorHAnsi"/>
                <w:color w:val="000000" w:themeColor="text1"/>
                <w:sz w:val="24"/>
                <w:szCs w:val="24"/>
                <w:lang w:val="pt-BR"/>
              </w:rPr>
              <w:t xml:space="preserve">. </w:t>
            </w:r>
            <w:r w:rsidRPr="007A7E42">
              <w:rPr>
                <w:rFonts w:ascii="Palatino Linotype" w:hAnsi="Palatino Linotype" w:cstheme="majorHAnsi"/>
                <w:color w:val="000000" w:themeColor="text1"/>
                <w:sz w:val="24"/>
                <w:szCs w:val="24"/>
              </w:rPr>
              <w:t xml:space="preserve">Hỏi </w:t>
            </w:r>
            <w:r w:rsidRPr="007A7E42">
              <w:rPr>
                <w:rFonts w:ascii="Palatino Linotype" w:hAnsi="Palatino Linotype" w:cstheme="majorHAnsi"/>
                <w:color w:val="000000" w:themeColor="text1"/>
                <w:sz w:val="24"/>
                <w:szCs w:val="24"/>
                <w:lang w:val="it-IT"/>
              </w:rPr>
              <w:t>chiếc xe cách</w:t>
            </w:r>
            <w:r w:rsidRPr="007A7E42">
              <w:rPr>
                <w:rFonts w:ascii="Palatino Linotype" w:hAnsi="Palatino Linotype" w:cstheme="majorHAnsi"/>
                <w:color w:val="000000" w:themeColor="text1"/>
                <w:sz w:val="24"/>
                <w:szCs w:val="24"/>
              </w:rPr>
              <w:t xml:space="preserve"> căn nhà bao nhiêu mét? </w:t>
            </w:r>
            <w:r w:rsidRPr="007A7E42">
              <w:rPr>
                <w:rFonts w:ascii="Palatino Linotype" w:hAnsi="Palatino Linotype" w:cstheme="majorHAnsi"/>
                <w:bCs/>
                <w:color w:val="000000" w:themeColor="text1"/>
                <w:sz w:val="24"/>
                <w:szCs w:val="24"/>
              </w:rPr>
              <w:t>(làm tròn đến 1 chữ số thập phân).</w:t>
            </w:r>
          </w:p>
          <w:p w14:paraId="44727072" w14:textId="77777777" w:rsidR="00BD40CA" w:rsidRPr="007A7E42" w:rsidRDefault="00BD40CA" w:rsidP="00FD49F4">
            <w:pPr>
              <w:spacing w:line="276" w:lineRule="auto"/>
              <w:jc w:val="both"/>
              <w:rPr>
                <w:rFonts w:ascii="Palatino Linotype" w:hAnsi="Palatino Linotype" w:cstheme="majorHAnsi"/>
                <w:b/>
                <w:noProof/>
                <w:sz w:val="24"/>
                <w:szCs w:val="24"/>
                <w:lang w:val="en-US"/>
              </w:rPr>
            </w:pPr>
          </w:p>
        </w:tc>
        <w:tc>
          <w:tcPr>
            <w:tcW w:w="4394" w:type="dxa"/>
          </w:tcPr>
          <w:p w14:paraId="75509AD4" w14:textId="77777777" w:rsidR="00BD40CA" w:rsidRPr="007A7E42" w:rsidRDefault="00BD40CA" w:rsidP="00FD49F4">
            <w:pPr>
              <w:spacing w:line="276" w:lineRule="auto"/>
              <w:ind w:right="457"/>
              <w:rPr>
                <w:rFonts w:ascii="Palatino Linotype" w:eastAsiaTheme="minorEastAsia" w:hAnsi="Palatino Linotype" w:cstheme="majorHAnsi"/>
                <w:noProof/>
                <w:sz w:val="24"/>
                <w:szCs w:val="24"/>
                <w:lang w:val="en-US"/>
              </w:rPr>
            </w:pPr>
            <w:r w:rsidRPr="007A7E42">
              <w:rPr>
                <w:rFonts w:ascii="Palatino Linotype" w:hAnsi="Palatino Linotype" w:cstheme="majorHAnsi"/>
                <w:noProof/>
                <w:sz w:val="24"/>
                <w:szCs w:val="24"/>
                <w:lang w:val="en-US"/>
              </w:rPr>
              <w:drawing>
                <wp:anchor distT="0" distB="0" distL="114300" distR="114300" simplePos="0" relativeHeight="251666432" behindDoc="1" locked="0" layoutInCell="1" allowOverlap="1" wp14:anchorId="412E5079" wp14:editId="28D1F7B8">
                  <wp:simplePos x="0" y="0"/>
                  <wp:positionH relativeFrom="margin">
                    <wp:posOffset>1593427</wp:posOffset>
                  </wp:positionH>
                  <wp:positionV relativeFrom="paragraph">
                    <wp:posOffset>423</wp:posOffset>
                  </wp:positionV>
                  <wp:extent cx="1767840" cy="1767840"/>
                  <wp:effectExtent l="0" t="0" r="3810" b="3810"/>
                  <wp:wrapTight wrapText="bothSides">
                    <wp:wrapPolygon edited="0">
                      <wp:start x="0" y="0"/>
                      <wp:lineTo x="0" y="21414"/>
                      <wp:lineTo x="21414" y="21414"/>
                      <wp:lineTo x="21414" y="0"/>
                      <wp:lineTo x="0" y="0"/>
                    </wp:wrapPolygon>
                  </wp:wrapTight>
                  <wp:docPr id="489" name="Picture 489" descr="C:\Users\Administrator\Desktop\233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Administrator\Desktop\23333.jpg"/>
                          <pic:cNvPicPr>
                            <a:picLocks noChangeAspect="1" noChangeArrowheads="1"/>
                          </pic:cNvPicPr>
                        </pic:nvPicPr>
                        <pic:blipFill>
                          <a:blip r:embed="rId36">
                            <a:extLst>
                              <a:ext uri="{BEBA8EAE-BF5A-486C-A8C5-ECC9F3942E4B}">
                                <a14:imgProps xmlns:a14="http://schemas.microsoft.com/office/drawing/2010/main">
                                  <a14:imgLayer r:embed="rId37">
                                    <a14:imgEffect>
                                      <a14:sharpenSoften amount="100000"/>
                                    </a14:imgEffect>
                                  </a14:imgLayer>
                                </a14:imgProps>
                              </a:ext>
                              <a:ext uri="{28A0092B-C50C-407E-A947-70E740481C1C}">
                                <a14:useLocalDpi xmlns:a14="http://schemas.microsoft.com/office/drawing/2010/main" val="0"/>
                              </a:ext>
                            </a:extLst>
                          </a:blip>
                          <a:srcRect/>
                          <a:stretch>
                            <a:fillRect/>
                          </a:stretch>
                        </pic:blipFill>
                        <pic:spPr bwMode="auto">
                          <a:xfrm>
                            <a:off x="0" y="0"/>
                            <a:ext cx="1767840" cy="176784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BD40CA" w:rsidRPr="007A7E42" w14:paraId="5F0E40E2" w14:textId="77777777" w:rsidTr="00FD49F4">
        <w:tc>
          <w:tcPr>
            <w:tcW w:w="6374" w:type="dxa"/>
          </w:tcPr>
          <w:p w14:paraId="23F92C70" w14:textId="77777777" w:rsidR="00BD40CA" w:rsidRPr="007A7E42" w:rsidRDefault="00BD40CA" w:rsidP="00FD49F4">
            <w:pPr>
              <w:spacing w:line="276" w:lineRule="auto"/>
              <w:jc w:val="both"/>
              <w:rPr>
                <w:rFonts w:ascii="Palatino Linotype" w:hAnsi="Palatino Linotype" w:cstheme="majorHAnsi"/>
                <w:b/>
                <w:noProof/>
                <w:sz w:val="24"/>
                <w:szCs w:val="24"/>
                <w:lang w:val="en-US"/>
              </w:rPr>
            </w:pPr>
            <w:r w:rsidRPr="007A7E42">
              <w:rPr>
                <w:rFonts w:ascii="Palatino Linotype" w:hAnsi="Palatino Linotype" w:cstheme="majorHAnsi"/>
                <w:b/>
                <w:noProof/>
                <w:sz w:val="24"/>
                <w:szCs w:val="24"/>
                <w:lang w:val="en-US"/>
              </w:rPr>
              <w:t xml:space="preserve">Bài 40: </w:t>
            </w:r>
            <w:ins w:id="0" w:author="Khanh Nguyen" w:date="2021-06-29T11:40:00Z">
              <w:r w:rsidRPr="007A7E42">
                <w:rPr>
                  <w:rFonts w:ascii="Palatino Linotype" w:hAnsi="Palatino Linotype"/>
                  <w:sz w:val="24"/>
                  <w:szCs w:val="24"/>
                  <w:rPrChange w:id="1" w:author="Khanh Nguyen" w:date="2021-06-29T15:31:00Z">
                    <w:rPr>
                      <w:rFonts w:ascii="Cambria Math" w:hAnsi="Cambria Math"/>
                    </w:rPr>
                  </w:rPrChange>
                </w:rPr>
                <w:t>Một khúc sông rộng khoảng 250m. Một chiếc đò chèo qua sông với vận tốc 8m/phút bị dòng nước mạnh đẩy xiên nên phải mất 32 phút</w:t>
              </w:r>
            </w:ins>
            <w:r w:rsidRPr="007A7E42">
              <w:rPr>
                <w:rFonts w:ascii="Palatino Linotype" w:hAnsi="Palatino Linotype"/>
                <w:sz w:val="24"/>
                <w:szCs w:val="24"/>
              </w:rPr>
              <w:t xml:space="preserve"> </w:t>
            </w:r>
            <w:ins w:id="2" w:author="Khanh Nguyen" w:date="2021-06-29T11:40:00Z">
              <w:r w:rsidRPr="007A7E42">
                <w:rPr>
                  <w:rFonts w:ascii="Palatino Linotype" w:hAnsi="Palatino Linotype"/>
                  <w:sz w:val="24"/>
                  <w:szCs w:val="24"/>
                  <w:rPrChange w:id="3" w:author="Khanh Nguyen" w:date="2021-06-29T15:31:00Z">
                    <w:rPr>
                      <w:rFonts w:ascii="Cambria Math" w:hAnsi="Cambria Math"/>
                    </w:rPr>
                  </w:rPrChange>
                </w:rPr>
                <w:t xml:space="preserve">mới sang </w:t>
              </w:r>
            </w:ins>
            <w:r w:rsidRPr="007A7E42">
              <w:rPr>
                <w:rFonts w:ascii="Palatino Linotype" w:hAnsi="Palatino Linotype"/>
                <w:sz w:val="24"/>
                <w:szCs w:val="24"/>
              </w:rPr>
              <w:t>đ</w:t>
            </w:r>
            <w:ins w:id="4" w:author="Khanh Nguyen" w:date="2021-06-29T11:40:00Z">
              <w:r w:rsidRPr="007A7E42">
                <w:rPr>
                  <w:rFonts w:ascii="Palatino Linotype" w:hAnsi="Palatino Linotype"/>
                  <w:sz w:val="24"/>
                  <w:szCs w:val="24"/>
                  <w:rPrChange w:id="5" w:author="Khanh Nguyen" w:date="2021-06-29T15:31:00Z">
                    <w:rPr>
                      <w:rFonts w:ascii="Cambria Math" w:hAnsi="Cambria Math"/>
                    </w:rPr>
                  </w:rPrChange>
                </w:rPr>
                <w:t xml:space="preserve">ược </w:t>
              </w:r>
              <w:proofErr w:type="gramStart"/>
              <w:r w:rsidRPr="007A7E42">
                <w:rPr>
                  <w:rFonts w:ascii="Palatino Linotype" w:hAnsi="Palatino Linotype"/>
                  <w:sz w:val="24"/>
                  <w:szCs w:val="24"/>
                  <w:rPrChange w:id="6" w:author="Khanh Nguyen" w:date="2021-06-29T15:31:00Z">
                    <w:rPr>
                      <w:rFonts w:ascii="Cambria Math" w:hAnsi="Cambria Math"/>
                    </w:rPr>
                  </w:rPrChange>
                </w:rPr>
                <w:t>bờ  bên</w:t>
              </w:r>
              <w:proofErr w:type="gramEnd"/>
              <w:r w:rsidRPr="007A7E42">
                <w:rPr>
                  <w:rFonts w:ascii="Palatino Linotype" w:hAnsi="Palatino Linotype"/>
                  <w:sz w:val="24"/>
                  <w:szCs w:val="24"/>
                  <w:rPrChange w:id="7" w:author="Khanh Nguyen" w:date="2021-06-29T15:31:00Z">
                    <w:rPr>
                      <w:rFonts w:ascii="Cambria Math" w:hAnsi="Cambria Math"/>
                    </w:rPr>
                  </w:rPrChange>
                </w:rPr>
                <w:t xml:space="preserve">  kia. Hỏi dòng  nước đã đẩy chiếc đò lệch đi một góc bao nhiêu độ? </w:t>
              </w:r>
            </w:ins>
          </w:p>
        </w:tc>
        <w:tc>
          <w:tcPr>
            <w:tcW w:w="4394" w:type="dxa"/>
          </w:tcPr>
          <w:p w14:paraId="292A83C7" w14:textId="77777777" w:rsidR="00BD40CA" w:rsidRPr="007A7E42" w:rsidRDefault="00BD40CA" w:rsidP="00FD49F4">
            <w:pPr>
              <w:spacing w:line="276" w:lineRule="auto"/>
              <w:ind w:right="457"/>
              <w:rPr>
                <w:rFonts w:ascii="Palatino Linotype" w:hAnsi="Palatino Linotype" w:cstheme="majorHAnsi"/>
                <w:noProof/>
                <w:sz w:val="24"/>
                <w:szCs w:val="24"/>
                <w:lang w:val="en-US"/>
              </w:rPr>
            </w:pPr>
            <w:ins w:id="8" w:author="Khanh Nguyen" w:date="2021-06-29T11:40:00Z">
              <w:r w:rsidRPr="007A7E42">
                <w:rPr>
                  <w:rFonts w:ascii="Palatino Linotype" w:hAnsi="Palatino Linotype"/>
                  <w:noProof/>
                  <w:sz w:val="24"/>
                  <w:szCs w:val="24"/>
                  <w:rPrChange w:id="9" w:author="Khanh Nguyen" w:date="2021-06-29T15:31:00Z">
                    <w:rPr>
                      <w:rFonts w:ascii="Cambria Math" w:hAnsi="Cambria Math"/>
                      <w:noProof/>
                    </w:rPr>
                  </w:rPrChange>
                </w:rPr>
                <w:drawing>
                  <wp:anchor distT="0" distB="0" distL="114300" distR="114300" simplePos="0" relativeHeight="251676672" behindDoc="0" locked="0" layoutInCell="1" allowOverlap="1" wp14:anchorId="1A190571" wp14:editId="4CF29159">
                    <wp:simplePos x="0" y="0"/>
                    <wp:positionH relativeFrom="column">
                      <wp:posOffset>1812925</wp:posOffset>
                    </wp:positionH>
                    <wp:positionV relativeFrom="paragraph">
                      <wp:posOffset>0</wp:posOffset>
                    </wp:positionV>
                    <wp:extent cx="1081405" cy="1476375"/>
                    <wp:effectExtent l="0" t="0" r="4445" b="0"/>
                    <wp:wrapSquare wrapText="bothSides"/>
                    <wp:docPr id="31" name="Picture 31" descr="A diagram of a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diagram of a triangle&#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081405" cy="1476375"/>
                            </a:xfrm>
                            <a:prstGeom prst="rect">
                              <a:avLst/>
                            </a:prstGeom>
                          </pic:spPr>
                        </pic:pic>
                      </a:graphicData>
                    </a:graphic>
                  </wp:anchor>
                </w:drawing>
              </w:r>
            </w:ins>
          </w:p>
        </w:tc>
      </w:tr>
      <w:tr w:rsidR="00BD40CA" w:rsidRPr="007A7E42" w14:paraId="5FFBB52E" w14:textId="77777777" w:rsidTr="00FD49F4">
        <w:tc>
          <w:tcPr>
            <w:tcW w:w="6374" w:type="dxa"/>
          </w:tcPr>
          <w:p w14:paraId="40DC04E7" w14:textId="77777777" w:rsidR="00BD40CA" w:rsidRPr="007A7E42" w:rsidRDefault="00BD40CA" w:rsidP="00FD49F4">
            <w:pPr>
              <w:spacing w:line="276" w:lineRule="auto"/>
              <w:jc w:val="both"/>
              <w:rPr>
                <w:rFonts w:ascii="Palatino Linotype" w:hAnsi="Palatino Linotype" w:cstheme="majorHAnsi"/>
                <w:b/>
                <w:noProof/>
                <w:sz w:val="24"/>
                <w:szCs w:val="24"/>
                <w:lang w:val="en-US"/>
              </w:rPr>
            </w:pPr>
            <w:r w:rsidRPr="007A7E42">
              <w:rPr>
                <w:rFonts w:ascii="Palatino Linotype" w:hAnsi="Palatino Linotype" w:cstheme="majorHAnsi"/>
                <w:b/>
                <w:noProof/>
                <w:sz w:val="24"/>
                <w:szCs w:val="24"/>
                <w:lang w:val="en-US"/>
              </w:rPr>
              <w:t xml:space="preserve">Bài 41: </w:t>
            </w:r>
            <w:ins w:id="10" w:author="Khanh Nguyen" w:date="2021-06-29T11:40:00Z">
              <w:r w:rsidRPr="007A7E42">
                <w:rPr>
                  <w:rFonts w:ascii="Palatino Linotype" w:hAnsi="Palatino Linotype"/>
                  <w:sz w:val="24"/>
                  <w:szCs w:val="24"/>
                  <w:rPrChange w:id="11" w:author="Khanh Nguyen" w:date="2021-06-29T15:31:00Z">
                    <w:rPr>
                      <w:rFonts w:ascii="Cambria Math" w:hAnsi="Cambria Math"/>
                    </w:rPr>
                  </w:rPrChange>
                </w:rPr>
                <w:t xml:space="preserve">Một con thuyền với vận tốc 2 km/h vượt qua một khúc sông nước chảy mạnh </w:t>
              </w:r>
              <w:proofErr w:type="gramStart"/>
              <w:r w:rsidRPr="007A7E42">
                <w:rPr>
                  <w:rFonts w:ascii="Palatino Linotype" w:hAnsi="Palatino Linotype"/>
                  <w:sz w:val="24"/>
                  <w:szCs w:val="24"/>
                  <w:rPrChange w:id="12" w:author="Khanh Nguyen" w:date="2021-06-29T15:31:00Z">
                    <w:rPr>
                      <w:rFonts w:ascii="Cambria Math" w:hAnsi="Cambria Math"/>
                    </w:rPr>
                  </w:rPrChange>
                </w:rPr>
                <w:t>mất  5</w:t>
              </w:r>
              <w:proofErr w:type="gramEnd"/>
              <w:r w:rsidRPr="007A7E42">
                <w:rPr>
                  <w:rFonts w:ascii="Palatino Linotype" w:hAnsi="Palatino Linotype"/>
                  <w:sz w:val="24"/>
                  <w:szCs w:val="24"/>
                  <w:rPrChange w:id="13" w:author="Khanh Nguyen" w:date="2021-06-29T15:31:00Z">
                    <w:rPr>
                      <w:rFonts w:ascii="Cambria Math" w:hAnsi="Cambria Math"/>
                    </w:rPr>
                  </w:rPrChange>
                </w:rPr>
                <w:t xml:space="preserve">  phút. Biết rằng đường đi của con thuyền với bờ một góc 70°. Em hãy tính chiều rộng của khúc sông (làm tròn đến mét)</w:t>
              </w:r>
              <w:r w:rsidRPr="007A7E42">
                <w:rPr>
                  <w:rFonts w:ascii="Palatino Linotype" w:hAnsi="Palatino Linotype"/>
                  <w:noProof/>
                  <w:sz w:val="24"/>
                  <w:szCs w:val="24"/>
                  <w:rPrChange w:id="14" w:author="Khanh Nguyen" w:date="2021-06-29T15:31:00Z">
                    <w:rPr>
                      <w:rFonts w:ascii="Cambria Math" w:hAnsi="Cambria Math"/>
                      <w:noProof/>
                    </w:rPr>
                  </w:rPrChange>
                </w:rPr>
                <w:t xml:space="preserve"> </w:t>
              </w:r>
            </w:ins>
          </w:p>
        </w:tc>
        <w:tc>
          <w:tcPr>
            <w:tcW w:w="4394" w:type="dxa"/>
          </w:tcPr>
          <w:p w14:paraId="53B4F3D9" w14:textId="77777777" w:rsidR="00BD40CA" w:rsidRPr="007A7E42" w:rsidRDefault="00BD40CA" w:rsidP="00FD49F4">
            <w:pPr>
              <w:spacing w:line="276" w:lineRule="auto"/>
              <w:ind w:right="457"/>
              <w:rPr>
                <w:rFonts w:ascii="Palatino Linotype" w:hAnsi="Palatino Linotype" w:cstheme="majorHAnsi"/>
                <w:noProof/>
                <w:sz w:val="24"/>
                <w:szCs w:val="24"/>
                <w:lang w:val="en-US"/>
              </w:rPr>
            </w:pPr>
            <w:ins w:id="15" w:author="Khanh Nguyen" w:date="2021-06-29T11:40:00Z">
              <w:r w:rsidRPr="007A7E42">
                <w:rPr>
                  <w:rFonts w:ascii="Palatino Linotype" w:hAnsi="Palatino Linotype"/>
                  <w:noProof/>
                  <w:sz w:val="24"/>
                  <w:szCs w:val="24"/>
                  <w:rPrChange w:id="16" w:author="Khanh Nguyen" w:date="2021-06-29T15:31:00Z">
                    <w:rPr>
                      <w:rFonts w:ascii="Cambria Math" w:hAnsi="Cambria Math"/>
                      <w:noProof/>
                    </w:rPr>
                  </w:rPrChange>
                </w:rPr>
                <w:drawing>
                  <wp:anchor distT="0" distB="0" distL="114300" distR="114300" simplePos="0" relativeHeight="251677696" behindDoc="0" locked="0" layoutInCell="1" allowOverlap="1" wp14:anchorId="10BEE03F" wp14:editId="05AD8D5C">
                    <wp:simplePos x="0" y="0"/>
                    <wp:positionH relativeFrom="column">
                      <wp:posOffset>1203325</wp:posOffset>
                    </wp:positionH>
                    <wp:positionV relativeFrom="paragraph">
                      <wp:posOffset>0</wp:posOffset>
                    </wp:positionV>
                    <wp:extent cx="1695450" cy="1369060"/>
                    <wp:effectExtent l="0" t="0" r="0" b="2540"/>
                    <wp:wrapSquare wrapText="bothSides"/>
                    <wp:docPr id="34" name="Picture 34" descr="A diagram of a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diagram of a triangle&#10;&#10;Description automatically generated"/>
                            <pic:cNvPicPr/>
                          </pic:nvPicPr>
                          <pic:blipFill rotWithShape="1">
                            <a:blip r:embed="rId39" cstate="print">
                              <a:extLst>
                                <a:ext uri="{28A0092B-C50C-407E-A947-70E740481C1C}">
                                  <a14:useLocalDpi xmlns:a14="http://schemas.microsoft.com/office/drawing/2010/main" val="0"/>
                                </a:ext>
                              </a:extLst>
                            </a:blip>
                            <a:srcRect b="7587"/>
                            <a:stretch/>
                          </pic:blipFill>
                          <pic:spPr bwMode="auto">
                            <a:xfrm>
                              <a:off x="0" y="0"/>
                              <a:ext cx="1695450" cy="1369060"/>
                            </a:xfrm>
                            <a:prstGeom prst="rect">
                              <a:avLst/>
                            </a:prstGeom>
                            <a:ln>
                              <a:noFill/>
                            </a:ln>
                            <a:extLst>
                              <a:ext uri="{53640926-AAD7-44D8-BBD7-CCE9431645EC}">
                                <a14:shadowObscured xmlns:a14="http://schemas.microsoft.com/office/drawing/2010/main"/>
                              </a:ext>
                            </a:extLst>
                          </pic:spPr>
                        </pic:pic>
                      </a:graphicData>
                    </a:graphic>
                  </wp:anchor>
                </w:drawing>
              </w:r>
            </w:ins>
          </w:p>
        </w:tc>
      </w:tr>
      <w:tr w:rsidR="00BD40CA" w:rsidRPr="007A7E42" w14:paraId="16FEB1EF" w14:textId="77777777" w:rsidTr="00FD49F4">
        <w:tc>
          <w:tcPr>
            <w:tcW w:w="6374" w:type="dxa"/>
          </w:tcPr>
          <w:p w14:paraId="56628E62" w14:textId="77777777" w:rsidR="00BD40CA" w:rsidRPr="007A7E42" w:rsidRDefault="00BD40CA" w:rsidP="00FD49F4">
            <w:pPr>
              <w:spacing w:line="276" w:lineRule="auto"/>
              <w:jc w:val="both"/>
              <w:rPr>
                <w:rFonts w:ascii="Palatino Linotype" w:hAnsi="Palatino Linotype" w:cstheme="majorHAnsi"/>
                <w:b/>
                <w:noProof/>
                <w:sz w:val="24"/>
                <w:szCs w:val="24"/>
                <w:lang w:val="en-US"/>
              </w:rPr>
            </w:pPr>
            <w:r w:rsidRPr="007A7E42">
              <w:rPr>
                <w:rFonts w:ascii="Palatino Linotype" w:hAnsi="Palatino Linotype" w:cstheme="majorHAnsi"/>
                <w:b/>
                <w:noProof/>
                <w:sz w:val="24"/>
                <w:szCs w:val="24"/>
                <w:lang w:val="en-US"/>
              </w:rPr>
              <w:t xml:space="preserve">Bài 42: </w:t>
            </w:r>
            <w:ins w:id="17" w:author="Khanh Nguyen" w:date="2021-06-29T11:40:00Z">
              <w:r w:rsidRPr="007A7E42">
                <w:rPr>
                  <w:rFonts w:ascii="Palatino Linotype" w:hAnsi="Palatino Linotype"/>
                  <w:sz w:val="24"/>
                  <w:szCs w:val="24"/>
                  <w:rPrChange w:id="18" w:author="Khanh Nguyen" w:date="2021-06-29T15:31:00Z">
                    <w:rPr>
                      <w:rFonts w:ascii="Cambria Math" w:hAnsi="Cambria Math"/>
                    </w:rPr>
                  </w:rPrChange>
                </w:rPr>
                <w:t>Một chiếc máy bay lên cao cách mặt đất 10km trong khoảng thời gian 2,4 phút. Tính vận tốc của máy bay, biết rằng đường bay lên của máy bay nhân tạo với phương nằm ngang một góc 30 phút.</w:t>
              </w:r>
            </w:ins>
          </w:p>
        </w:tc>
        <w:tc>
          <w:tcPr>
            <w:tcW w:w="4394" w:type="dxa"/>
          </w:tcPr>
          <w:p w14:paraId="1DFD3C4A" w14:textId="77777777" w:rsidR="00BD40CA" w:rsidRPr="007A7E42" w:rsidRDefault="00BD40CA" w:rsidP="00FD49F4">
            <w:pPr>
              <w:spacing w:line="276" w:lineRule="auto"/>
              <w:ind w:right="457"/>
              <w:rPr>
                <w:rFonts w:ascii="Palatino Linotype" w:hAnsi="Palatino Linotype" w:cstheme="majorHAnsi"/>
                <w:noProof/>
                <w:sz w:val="24"/>
                <w:szCs w:val="24"/>
                <w:lang w:val="en-US"/>
              </w:rPr>
            </w:pPr>
            <w:ins w:id="19" w:author="Khanh Nguyen" w:date="2021-06-29T11:40:00Z">
              <w:r w:rsidRPr="007A7E42">
                <w:rPr>
                  <w:rFonts w:ascii="Palatino Linotype" w:hAnsi="Palatino Linotype"/>
                  <w:noProof/>
                  <w:sz w:val="24"/>
                  <w:szCs w:val="24"/>
                  <w:rPrChange w:id="20" w:author="Khanh Nguyen" w:date="2021-06-29T15:31:00Z">
                    <w:rPr>
                      <w:rFonts w:ascii="Cambria Math" w:hAnsi="Cambria Math"/>
                      <w:noProof/>
                    </w:rPr>
                  </w:rPrChange>
                </w:rPr>
                <w:drawing>
                  <wp:anchor distT="0" distB="0" distL="114300" distR="114300" simplePos="0" relativeHeight="251678720" behindDoc="0" locked="0" layoutInCell="1" allowOverlap="1" wp14:anchorId="6E14A5EF" wp14:editId="292EC5C6">
                    <wp:simplePos x="0" y="0"/>
                    <wp:positionH relativeFrom="column">
                      <wp:posOffset>822325</wp:posOffset>
                    </wp:positionH>
                    <wp:positionV relativeFrom="paragraph">
                      <wp:posOffset>8255</wp:posOffset>
                    </wp:positionV>
                    <wp:extent cx="2070157" cy="814387"/>
                    <wp:effectExtent l="0" t="0" r="6350" b="5080"/>
                    <wp:wrapSquare wrapText="bothSides"/>
                    <wp:docPr id="35" name="Picture 35" descr="A green triangle with a poi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green triangle with a point&#10;&#10;Description automatically generate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070157" cy="814387"/>
                            </a:xfrm>
                            <a:prstGeom prst="rect">
                              <a:avLst/>
                            </a:prstGeom>
                          </pic:spPr>
                        </pic:pic>
                      </a:graphicData>
                    </a:graphic>
                  </wp:anchor>
                </w:drawing>
              </w:r>
            </w:ins>
          </w:p>
        </w:tc>
      </w:tr>
      <w:tr w:rsidR="00BD40CA" w:rsidRPr="007A7E42" w14:paraId="7561AB98" w14:textId="77777777" w:rsidTr="00FD49F4">
        <w:tc>
          <w:tcPr>
            <w:tcW w:w="6374" w:type="dxa"/>
          </w:tcPr>
          <w:p w14:paraId="43FCE980" w14:textId="77777777" w:rsidR="00BD40CA" w:rsidRPr="007A7E42" w:rsidRDefault="00BD40CA" w:rsidP="00FD49F4">
            <w:pPr>
              <w:spacing w:line="276" w:lineRule="auto"/>
              <w:jc w:val="both"/>
              <w:rPr>
                <w:rFonts w:ascii="Palatino Linotype" w:hAnsi="Palatino Linotype" w:cstheme="majorHAnsi"/>
                <w:b/>
                <w:noProof/>
                <w:sz w:val="24"/>
                <w:szCs w:val="24"/>
                <w:lang w:val="en-US"/>
              </w:rPr>
            </w:pPr>
            <w:r w:rsidRPr="007A7E42">
              <w:rPr>
                <w:rFonts w:ascii="Palatino Linotype" w:hAnsi="Palatino Linotype" w:cstheme="majorHAnsi"/>
                <w:b/>
                <w:noProof/>
                <w:sz w:val="24"/>
                <w:szCs w:val="24"/>
                <w:lang w:val="en-US"/>
              </w:rPr>
              <w:t xml:space="preserve">Bài 43: </w:t>
            </w:r>
            <w:r w:rsidRPr="007A7E42">
              <w:rPr>
                <w:rFonts w:ascii="Palatino Linotype" w:hAnsi="Palatino Linotype" w:cstheme="majorHAnsi"/>
                <w:color w:val="000000"/>
                <w:sz w:val="24"/>
                <w:szCs w:val="24"/>
                <w:shd w:val="clear" w:color="auto" w:fill="FFFFFF"/>
              </w:rPr>
              <w:t>Một người đứng trên đỉnh tháp cao 325m nhìn thấy hai điểm A và B với hai góc hạ lần lượt là</w:t>
            </w:r>
            <w:r w:rsidRPr="007A7E42">
              <w:rPr>
                <w:rFonts w:ascii="Palatino Linotype" w:hAnsi="Palatino Linotype" w:cstheme="majorHAnsi"/>
                <w:color w:val="000000"/>
                <w:sz w:val="24"/>
                <w:szCs w:val="24"/>
                <w:shd w:val="clear" w:color="auto" w:fill="FFFFFF"/>
                <w:lang w:val="en-US"/>
              </w:rPr>
              <w:t xml:space="preserve"> </w:t>
            </w:r>
            <m:oMath>
              <m:acc>
                <m:accPr>
                  <m:ctrlPr>
                    <w:rPr>
                      <w:rFonts w:ascii="Cambria Math" w:hAnsi="Cambria Math" w:cstheme="majorHAnsi"/>
                      <w:sz w:val="24"/>
                      <w:szCs w:val="24"/>
                    </w:rPr>
                  </m:ctrlPr>
                </m:accPr>
                <m:e>
                  <m:r>
                    <m:rPr>
                      <m:sty m:val="p"/>
                    </m:rPr>
                    <w:rPr>
                      <w:rFonts w:ascii="Cambria Math" w:hAnsi="Cambria Math" w:cstheme="majorHAnsi"/>
                      <w:sz w:val="24"/>
                      <w:szCs w:val="24"/>
                    </w:rPr>
                    <m:t>xDA</m:t>
                  </m:r>
                </m:e>
              </m:acc>
              <m:r>
                <w:rPr>
                  <w:rFonts w:ascii="Cambria Math" w:hAnsi="Cambria Math" w:cstheme="majorHAnsi"/>
                  <w:sz w:val="24"/>
                  <w:szCs w:val="24"/>
                </w:rPr>
                <m:t>=</m:t>
              </m:r>
              <m:sSup>
                <m:sSupPr>
                  <m:ctrlPr>
                    <w:rPr>
                      <w:rFonts w:ascii="Cambria Math" w:hAnsi="Cambria Math" w:cstheme="majorHAnsi"/>
                      <w:i/>
                      <w:sz w:val="24"/>
                      <w:szCs w:val="24"/>
                    </w:rPr>
                  </m:ctrlPr>
                </m:sSupPr>
                <m:e>
                  <m:r>
                    <w:rPr>
                      <w:rFonts w:ascii="Cambria Math" w:hAnsi="Cambria Math" w:cstheme="majorHAnsi"/>
                      <w:sz w:val="24"/>
                      <w:szCs w:val="24"/>
                    </w:rPr>
                    <m:t>35</m:t>
                  </m:r>
                </m:e>
                <m:sup>
                  <m:r>
                    <w:rPr>
                      <w:rFonts w:ascii="Cambria Math" w:hAnsi="Cambria Math" w:cstheme="majorHAnsi"/>
                      <w:sz w:val="24"/>
                      <w:szCs w:val="24"/>
                    </w:rPr>
                    <m:t>0</m:t>
                  </m:r>
                </m:sup>
              </m:sSup>
            </m:oMath>
            <w:r w:rsidRPr="007A7E42">
              <w:rPr>
                <w:rFonts w:ascii="Palatino Linotype" w:hAnsi="Palatino Linotype" w:cstheme="majorHAnsi"/>
                <w:sz w:val="24"/>
                <w:szCs w:val="24"/>
              </w:rPr>
              <w:t xml:space="preserve"> và </w:t>
            </w:r>
            <m:oMath>
              <m:acc>
                <m:accPr>
                  <m:ctrlPr>
                    <w:rPr>
                      <w:rFonts w:ascii="Cambria Math" w:hAnsi="Cambria Math" w:cstheme="majorHAnsi"/>
                      <w:sz w:val="24"/>
                      <w:szCs w:val="24"/>
                    </w:rPr>
                  </m:ctrlPr>
                </m:accPr>
                <m:e>
                  <m:r>
                    <m:rPr>
                      <m:sty m:val="p"/>
                    </m:rPr>
                    <w:rPr>
                      <w:rFonts w:ascii="Cambria Math" w:hAnsi="Cambria Math" w:cstheme="majorHAnsi"/>
                      <w:sz w:val="24"/>
                      <w:szCs w:val="24"/>
                    </w:rPr>
                    <m:t>xDB</m:t>
                  </m:r>
                </m:e>
              </m:acc>
              <m:r>
                <w:rPr>
                  <w:rFonts w:ascii="Cambria Math" w:hAnsi="Cambria Math" w:cstheme="majorHAnsi"/>
                  <w:sz w:val="24"/>
                  <w:szCs w:val="24"/>
                </w:rPr>
                <m:t>=</m:t>
              </m:r>
              <m:sSup>
                <m:sSupPr>
                  <m:ctrlPr>
                    <w:rPr>
                      <w:rFonts w:ascii="Cambria Math" w:hAnsi="Cambria Math" w:cstheme="majorHAnsi"/>
                      <w:i/>
                      <w:sz w:val="24"/>
                      <w:szCs w:val="24"/>
                    </w:rPr>
                  </m:ctrlPr>
                </m:sSupPr>
                <m:e>
                  <m:r>
                    <w:rPr>
                      <w:rFonts w:ascii="Cambria Math" w:hAnsi="Cambria Math" w:cstheme="majorHAnsi"/>
                      <w:sz w:val="24"/>
                      <w:szCs w:val="24"/>
                    </w:rPr>
                    <m:t>65</m:t>
                  </m:r>
                </m:e>
                <m:sup>
                  <m:r>
                    <w:rPr>
                      <w:rFonts w:ascii="Cambria Math" w:hAnsi="Cambria Math" w:cstheme="majorHAnsi"/>
                      <w:sz w:val="24"/>
                      <w:szCs w:val="24"/>
                    </w:rPr>
                    <m:t>0</m:t>
                  </m:r>
                </m:sup>
              </m:sSup>
            </m:oMath>
            <w:r w:rsidRPr="007A7E42">
              <w:rPr>
                <w:rFonts w:ascii="Palatino Linotype" w:eastAsiaTheme="minorEastAsia" w:hAnsi="Palatino Linotype" w:cstheme="majorHAnsi"/>
                <w:sz w:val="24"/>
                <w:szCs w:val="24"/>
                <w:lang w:val="en-US"/>
              </w:rPr>
              <w:t>. Tính khoảng cách AB (làm tròn đến 1 chữ số thập phân).</w:t>
            </w:r>
          </w:p>
          <w:p w14:paraId="5896BEDF" w14:textId="77777777" w:rsidR="00BD40CA" w:rsidRPr="007A7E42" w:rsidRDefault="00BD40CA" w:rsidP="00FD49F4">
            <w:pPr>
              <w:tabs>
                <w:tab w:val="left" w:pos="5358"/>
              </w:tabs>
              <w:spacing w:line="276" w:lineRule="auto"/>
              <w:jc w:val="both"/>
              <w:rPr>
                <w:rFonts w:ascii="Palatino Linotype" w:hAnsi="Palatino Linotype" w:cstheme="majorHAnsi"/>
                <w:b/>
                <w:noProof/>
                <w:sz w:val="24"/>
                <w:szCs w:val="24"/>
                <w:lang w:val="en-US"/>
              </w:rPr>
            </w:pPr>
          </w:p>
        </w:tc>
        <w:tc>
          <w:tcPr>
            <w:tcW w:w="4394" w:type="dxa"/>
          </w:tcPr>
          <w:p w14:paraId="2A255604" w14:textId="77777777" w:rsidR="00BD40CA" w:rsidRPr="007A7E42" w:rsidRDefault="00BD40CA" w:rsidP="00FD49F4">
            <w:pPr>
              <w:spacing w:line="276" w:lineRule="auto"/>
              <w:ind w:right="457"/>
              <w:rPr>
                <w:rFonts w:ascii="Palatino Linotype" w:hAnsi="Palatino Linotype" w:cstheme="majorHAnsi"/>
                <w:noProof/>
                <w:sz w:val="24"/>
                <w:szCs w:val="24"/>
                <w:lang w:val="en-US"/>
              </w:rPr>
            </w:pPr>
            <w:r w:rsidRPr="007A7E42">
              <w:rPr>
                <w:rFonts w:ascii="Palatino Linotype" w:hAnsi="Palatino Linotype" w:cstheme="majorHAnsi"/>
                <w:b/>
                <w:noProof/>
                <w:sz w:val="24"/>
                <w:szCs w:val="24"/>
                <w:lang w:val="en-US"/>
              </w:rPr>
              <w:drawing>
                <wp:anchor distT="0" distB="0" distL="114300" distR="114300" simplePos="0" relativeHeight="251669504" behindDoc="1" locked="0" layoutInCell="1" allowOverlap="1" wp14:anchorId="026611D4" wp14:editId="20C69DC7">
                  <wp:simplePos x="0" y="0"/>
                  <wp:positionH relativeFrom="margin">
                    <wp:posOffset>138343</wp:posOffset>
                  </wp:positionH>
                  <wp:positionV relativeFrom="paragraph">
                    <wp:posOffset>-7044</wp:posOffset>
                  </wp:positionV>
                  <wp:extent cx="2574118" cy="1337094"/>
                  <wp:effectExtent l="0" t="0" r="0" b="0"/>
                  <wp:wrapNone/>
                  <wp:docPr id="492" name="Picture 492" descr="C:\Users\Administrator\Desktop\bai-7-lt-chu-de-4-c1-hinh-ho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Administrator\Desktop\bai-7-lt-chu-de-4-c1-hinh-hoc.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580379" cy="1340346"/>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BD40CA" w:rsidRPr="007A7E42" w14:paraId="7F181DAA" w14:textId="77777777" w:rsidTr="00FD49F4">
        <w:trPr>
          <w:trHeight w:val="2735"/>
        </w:trPr>
        <w:tc>
          <w:tcPr>
            <w:tcW w:w="6374" w:type="dxa"/>
          </w:tcPr>
          <w:p w14:paraId="3F00E5BF" w14:textId="77777777" w:rsidR="00BD40CA" w:rsidRPr="007A7E42" w:rsidRDefault="00BD40CA" w:rsidP="00FD49F4">
            <w:pPr>
              <w:pStyle w:val="ListParagraph"/>
              <w:spacing w:line="276" w:lineRule="auto"/>
              <w:ind w:left="0"/>
              <w:jc w:val="both"/>
              <w:rPr>
                <w:rFonts w:ascii="Palatino Linotype" w:eastAsiaTheme="minorEastAsia" w:hAnsi="Palatino Linotype" w:cstheme="majorHAnsi"/>
                <w:b/>
                <w:noProof/>
                <w:sz w:val="24"/>
                <w:szCs w:val="24"/>
                <w:lang w:val="en-US"/>
              </w:rPr>
            </w:pPr>
          </w:p>
          <w:p w14:paraId="207AB039" w14:textId="77777777" w:rsidR="00BD40CA" w:rsidRPr="007A7E42" w:rsidRDefault="00BD40CA" w:rsidP="00FD49F4">
            <w:pPr>
              <w:pStyle w:val="ListParagraph"/>
              <w:spacing w:line="276" w:lineRule="auto"/>
              <w:ind w:left="0"/>
              <w:jc w:val="both"/>
              <w:rPr>
                <w:rFonts w:ascii="Palatino Linotype" w:eastAsia="Times New Roman" w:hAnsi="Palatino Linotype" w:cstheme="majorHAnsi"/>
                <w:bCs/>
                <w:color w:val="000000"/>
                <w:sz w:val="24"/>
                <w:szCs w:val="24"/>
                <w:lang w:val="pt-BR" w:eastAsia="vi-VN"/>
              </w:rPr>
            </w:pPr>
            <w:r w:rsidRPr="007A7E42">
              <w:rPr>
                <w:rFonts w:ascii="Palatino Linotype" w:eastAsiaTheme="minorEastAsia" w:hAnsi="Palatino Linotype" w:cstheme="majorHAnsi"/>
                <w:b/>
                <w:noProof/>
                <w:sz w:val="24"/>
                <w:szCs w:val="24"/>
                <w:lang w:val="en-US"/>
              </w:rPr>
              <w:t xml:space="preserve">Bài 44: </w:t>
            </w:r>
            <w:r w:rsidRPr="007A7E42">
              <w:rPr>
                <w:rFonts w:ascii="Palatino Linotype" w:eastAsia="Times New Roman" w:hAnsi="Palatino Linotype" w:cstheme="majorHAnsi"/>
                <w:bCs/>
                <w:color w:val="000000"/>
                <w:sz w:val="24"/>
                <w:szCs w:val="24"/>
                <w:lang w:val="pt-BR" w:eastAsia="vi-VN"/>
              </w:rPr>
              <w:t xml:space="preserve">Tính chiều cao một ngọn núi </w:t>
            </w:r>
            <w:r w:rsidRPr="007A7E42">
              <w:rPr>
                <w:rFonts w:ascii="Palatino Linotype" w:eastAsiaTheme="minorEastAsia" w:hAnsi="Palatino Linotype" w:cstheme="majorHAnsi"/>
                <w:noProof/>
                <w:sz w:val="24"/>
                <w:szCs w:val="24"/>
                <w:lang w:val="en-US"/>
              </w:rPr>
              <w:t>(làm tròn đến 1 chữ số thập phân)</w:t>
            </w:r>
            <w:r w:rsidRPr="007A7E42">
              <w:rPr>
                <w:rFonts w:ascii="Palatino Linotype" w:eastAsia="Times New Roman" w:hAnsi="Palatino Linotype" w:cstheme="majorHAnsi"/>
                <w:bCs/>
                <w:color w:val="000000"/>
                <w:sz w:val="24"/>
                <w:szCs w:val="24"/>
                <w:lang w:val="pt-BR" w:eastAsia="vi-VN"/>
              </w:rPr>
              <w:t>, cho biết tại hai điểm C và D cách nhau 500m, người ta nhìn thấy đỉnh núi với góc nâng lần lượt là 34</w:t>
            </w:r>
            <w:r w:rsidRPr="007A7E42">
              <w:rPr>
                <w:rFonts w:ascii="Palatino Linotype" w:eastAsia="Times New Roman" w:hAnsi="Palatino Linotype" w:cstheme="majorHAnsi"/>
                <w:bCs/>
                <w:color w:val="000000"/>
                <w:sz w:val="24"/>
                <w:szCs w:val="24"/>
                <w:vertAlign w:val="superscript"/>
                <w:lang w:val="pt-BR" w:eastAsia="vi-VN"/>
              </w:rPr>
              <w:t>0</w:t>
            </w:r>
            <w:r w:rsidRPr="007A7E42">
              <w:rPr>
                <w:rFonts w:ascii="Palatino Linotype" w:eastAsia="Times New Roman" w:hAnsi="Palatino Linotype" w:cstheme="majorHAnsi"/>
                <w:bCs/>
                <w:color w:val="000000"/>
                <w:sz w:val="24"/>
                <w:szCs w:val="24"/>
                <w:lang w:val="pt-BR" w:eastAsia="vi-VN"/>
              </w:rPr>
              <w:t xml:space="preserve"> và 38</w:t>
            </w:r>
            <w:r w:rsidRPr="007A7E42">
              <w:rPr>
                <w:rFonts w:ascii="Palatino Linotype" w:eastAsia="Times New Roman" w:hAnsi="Palatino Linotype" w:cstheme="majorHAnsi"/>
                <w:bCs/>
                <w:color w:val="000000"/>
                <w:sz w:val="24"/>
                <w:szCs w:val="24"/>
                <w:vertAlign w:val="superscript"/>
                <w:lang w:val="pt-BR" w:eastAsia="vi-VN"/>
              </w:rPr>
              <w:t>0</w:t>
            </w:r>
            <w:r w:rsidRPr="007A7E42">
              <w:rPr>
                <w:rFonts w:ascii="Palatino Linotype" w:eastAsia="Times New Roman" w:hAnsi="Palatino Linotype" w:cstheme="majorHAnsi"/>
                <w:bCs/>
                <w:color w:val="000000"/>
                <w:sz w:val="24"/>
                <w:szCs w:val="24"/>
                <w:lang w:val="pt-BR" w:eastAsia="vi-VN"/>
              </w:rPr>
              <w:t>.</w:t>
            </w:r>
          </w:p>
        </w:tc>
        <w:tc>
          <w:tcPr>
            <w:tcW w:w="4394" w:type="dxa"/>
          </w:tcPr>
          <w:p w14:paraId="1DC73A66" w14:textId="77777777" w:rsidR="00BD40CA" w:rsidRPr="007A7E42" w:rsidRDefault="00BD40CA" w:rsidP="00FD49F4">
            <w:pPr>
              <w:spacing w:line="276" w:lineRule="auto"/>
              <w:ind w:right="457"/>
              <w:rPr>
                <w:rFonts w:ascii="Palatino Linotype" w:hAnsi="Palatino Linotype" w:cstheme="majorHAnsi"/>
                <w:b/>
                <w:noProof/>
                <w:sz w:val="24"/>
                <w:szCs w:val="24"/>
                <w:lang w:val="en-US"/>
              </w:rPr>
            </w:pPr>
            <w:r w:rsidRPr="007A7E42">
              <w:rPr>
                <w:rFonts w:ascii="Palatino Linotype" w:eastAsia="Times New Roman" w:hAnsi="Palatino Linotype" w:cstheme="majorHAnsi"/>
                <w:bCs/>
                <w:noProof/>
                <w:color w:val="000000"/>
                <w:sz w:val="24"/>
                <w:szCs w:val="24"/>
                <w:lang w:val="en-US"/>
              </w:rPr>
              <w:drawing>
                <wp:anchor distT="0" distB="0" distL="114300" distR="114300" simplePos="0" relativeHeight="251679744" behindDoc="1" locked="0" layoutInCell="1" allowOverlap="1" wp14:anchorId="7E9F91C4" wp14:editId="4AA7FF11">
                  <wp:simplePos x="0" y="0"/>
                  <wp:positionH relativeFrom="margin">
                    <wp:posOffset>-1546</wp:posOffset>
                  </wp:positionH>
                  <wp:positionV relativeFrom="paragraph">
                    <wp:posOffset>288</wp:posOffset>
                  </wp:positionV>
                  <wp:extent cx="2501265" cy="1535430"/>
                  <wp:effectExtent l="0" t="0" r="0" b="7620"/>
                  <wp:wrapSquare wrapText="bothSides"/>
                  <wp:docPr id="961" name="Picture 961" descr="C:\Users\Administrator\Desktop\23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C:\Users\Administrator\Desktop\2333.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501265" cy="153543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BD40CA" w:rsidRPr="007A7E42" w14:paraId="114F0D38" w14:textId="77777777" w:rsidTr="00FD49F4">
        <w:trPr>
          <w:trHeight w:val="2600"/>
        </w:trPr>
        <w:tc>
          <w:tcPr>
            <w:tcW w:w="6374" w:type="dxa"/>
          </w:tcPr>
          <w:p w14:paraId="5B36EEF4" w14:textId="77777777" w:rsidR="00BD40CA" w:rsidRPr="007A7E42" w:rsidRDefault="00BD40CA" w:rsidP="00FD49F4">
            <w:pPr>
              <w:spacing w:line="276" w:lineRule="auto"/>
              <w:jc w:val="both"/>
              <w:rPr>
                <w:rFonts w:ascii="Palatino Linotype" w:hAnsi="Palatino Linotype" w:cstheme="majorHAnsi"/>
                <w:b/>
                <w:noProof/>
                <w:color w:val="000000" w:themeColor="text1"/>
                <w:sz w:val="24"/>
                <w:szCs w:val="24"/>
                <w:lang w:val="en-US"/>
              </w:rPr>
            </w:pPr>
            <w:r w:rsidRPr="007A7E42">
              <w:rPr>
                <w:rFonts w:ascii="Palatino Linotype" w:hAnsi="Palatino Linotype" w:cstheme="majorHAnsi"/>
                <w:b/>
                <w:noProof/>
                <w:color w:val="000000" w:themeColor="text1"/>
                <w:sz w:val="24"/>
                <w:szCs w:val="24"/>
                <w:lang w:val="en-US"/>
              </w:rPr>
              <w:lastRenderedPageBreak/>
              <w:t xml:space="preserve">Bài 45: </w:t>
            </w:r>
            <w:r w:rsidRPr="007A7E42">
              <w:rPr>
                <w:rFonts w:ascii="Palatino Linotype" w:hAnsi="Palatino Linotype" w:cstheme="majorHAnsi"/>
                <w:sz w:val="24"/>
                <w:szCs w:val="24"/>
                <w:lang w:val="it-IT"/>
              </w:rPr>
              <w:t xml:space="preserve">Từ đỉnh một ngọn tháp, bạn </w:t>
            </w:r>
            <w:proofErr w:type="gramStart"/>
            <w:r w:rsidRPr="007A7E42">
              <w:rPr>
                <w:rFonts w:ascii="Palatino Linotype" w:hAnsi="Palatino Linotype" w:cstheme="majorHAnsi"/>
                <w:sz w:val="24"/>
                <w:szCs w:val="24"/>
                <w:lang w:val="it-IT"/>
              </w:rPr>
              <w:t>An</w:t>
            </w:r>
            <w:proofErr w:type="gramEnd"/>
            <w:r w:rsidRPr="007A7E42">
              <w:rPr>
                <w:rFonts w:ascii="Palatino Linotype" w:hAnsi="Palatino Linotype" w:cstheme="majorHAnsi"/>
                <w:sz w:val="24"/>
                <w:szCs w:val="24"/>
                <w:lang w:val="it-IT"/>
              </w:rPr>
              <w:t xml:space="preserve"> dùng kính viễn vọng và thấy được 2 vị trí P và Q cách nhau 300m với góc đo lần lượt là 35</w:t>
            </w:r>
            <w:r w:rsidRPr="007A7E42">
              <w:rPr>
                <w:rFonts w:ascii="Palatino Linotype" w:hAnsi="Palatino Linotype" w:cstheme="majorHAnsi"/>
                <w:sz w:val="24"/>
                <w:szCs w:val="24"/>
                <w:vertAlign w:val="superscript"/>
                <w:lang w:val="it-IT"/>
              </w:rPr>
              <w:t>0</w:t>
            </w:r>
            <w:r w:rsidRPr="007A7E42">
              <w:rPr>
                <w:rFonts w:ascii="Palatino Linotype" w:hAnsi="Palatino Linotype" w:cstheme="majorHAnsi"/>
                <w:sz w:val="24"/>
                <w:szCs w:val="24"/>
                <w:lang w:val="it-IT"/>
              </w:rPr>
              <w:t xml:space="preserve"> và 48</w:t>
            </w:r>
            <w:r w:rsidRPr="007A7E42">
              <w:rPr>
                <w:rFonts w:ascii="Palatino Linotype" w:hAnsi="Palatino Linotype" w:cstheme="majorHAnsi"/>
                <w:sz w:val="24"/>
                <w:szCs w:val="24"/>
                <w:vertAlign w:val="superscript"/>
                <w:lang w:val="it-IT"/>
              </w:rPr>
              <w:t>0</w:t>
            </w:r>
            <w:r w:rsidRPr="007A7E42">
              <w:rPr>
                <w:rFonts w:ascii="Palatino Linotype" w:hAnsi="Palatino Linotype" w:cstheme="majorHAnsi"/>
                <w:sz w:val="24"/>
                <w:szCs w:val="24"/>
                <w:lang w:val="it-IT"/>
              </w:rPr>
              <w:t xml:space="preserve"> theo phương ngang. Hỏi ngọn tháp đó cao bao nhiêu?</w:t>
            </w:r>
            <w:r w:rsidRPr="007A7E42">
              <w:rPr>
                <w:rFonts w:ascii="Palatino Linotype" w:eastAsia="Times New Roman" w:hAnsi="Palatino Linotype" w:cstheme="majorHAnsi"/>
                <w:bCs/>
                <w:color w:val="000000"/>
                <w:sz w:val="24"/>
                <w:szCs w:val="24"/>
                <w:lang w:val="pt-BR" w:eastAsia="vi-VN"/>
              </w:rPr>
              <w:t xml:space="preserve"> </w:t>
            </w:r>
            <w:r w:rsidRPr="007A7E42">
              <w:rPr>
                <w:rFonts w:ascii="Palatino Linotype" w:eastAsiaTheme="minorEastAsia" w:hAnsi="Palatino Linotype" w:cstheme="majorHAnsi"/>
                <w:noProof/>
                <w:sz w:val="24"/>
                <w:szCs w:val="24"/>
                <w:lang w:val="en-US"/>
              </w:rPr>
              <w:t>(làm tròn đến 2 chữ số thập phân)</w:t>
            </w:r>
            <w:r w:rsidRPr="007A7E42">
              <w:rPr>
                <w:rFonts w:ascii="Palatino Linotype" w:hAnsi="Palatino Linotype" w:cstheme="majorHAnsi"/>
                <w:noProof/>
                <w:sz w:val="24"/>
                <w:szCs w:val="24"/>
              </w:rPr>
              <w:t>.</w:t>
            </w:r>
          </w:p>
        </w:tc>
        <w:tc>
          <w:tcPr>
            <w:tcW w:w="4394" w:type="dxa"/>
          </w:tcPr>
          <w:p w14:paraId="6579EB91" w14:textId="77777777" w:rsidR="00BD40CA" w:rsidRPr="007A7E42" w:rsidRDefault="00BD40CA" w:rsidP="00FD49F4">
            <w:pPr>
              <w:spacing w:line="276" w:lineRule="auto"/>
              <w:ind w:right="457"/>
              <w:rPr>
                <w:rFonts w:ascii="Palatino Linotype" w:eastAsia="Times New Roman" w:hAnsi="Palatino Linotype" w:cstheme="majorHAnsi"/>
                <w:bCs/>
                <w:noProof/>
                <w:color w:val="000000"/>
                <w:sz w:val="24"/>
                <w:szCs w:val="24"/>
                <w:lang w:val="en-US"/>
              </w:rPr>
            </w:pPr>
            <w:r w:rsidRPr="007A7E42">
              <w:rPr>
                <w:rFonts w:ascii="Palatino Linotype" w:hAnsi="Palatino Linotype" w:cstheme="majorHAnsi"/>
                <w:noProof/>
                <w:sz w:val="24"/>
                <w:szCs w:val="24"/>
                <w:lang w:val="en-US"/>
              </w:rPr>
              <w:drawing>
                <wp:inline distT="0" distB="0" distL="0" distR="0" wp14:anchorId="29F11A8D" wp14:editId="219451DD">
                  <wp:extent cx="2009332" cy="1640283"/>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016284" cy="1645958"/>
                          </a:xfrm>
                          <a:prstGeom prst="rect">
                            <a:avLst/>
                          </a:prstGeom>
                          <a:noFill/>
                          <a:ln>
                            <a:noFill/>
                          </a:ln>
                        </pic:spPr>
                      </pic:pic>
                    </a:graphicData>
                  </a:graphic>
                </wp:inline>
              </w:drawing>
            </w:r>
          </w:p>
        </w:tc>
      </w:tr>
      <w:tr w:rsidR="00BD40CA" w:rsidRPr="007A7E42" w14:paraId="6703FB1D" w14:textId="77777777" w:rsidTr="00FD49F4">
        <w:tc>
          <w:tcPr>
            <w:tcW w:w="6374" w:type="dxa"/>
          </w:tcPr>
          <w:p w14:paraId="20BAD445" w14:textId="77777777" w:rsidR="00BD40CA" w:rsidRPr="007A7E42" w:rsidRDefault="00BD40CA" w:rsidP="00FD49F4">
            <w:pPr>
              <w:tabs>
                <w:tab w:val="left" w:pos="5358"/>
              </w:tabs>
              <w:spacing w:line="276" w:lineRule="auto"/>
              <w:jc w:val="both"/>
              <w:rPr>
                <w:rFonts w:ascii="Palatino Linotype" w:hAnsi="Palatino Linotype" w:cstheme="majorHAnsi"/>
                <w:sz w:val="24"/>
                <w:szCs w:val="24"/>
              </w:rPr>
            </w:pPr>
            <w:r w:rsidRPr="007A7E42">
              <w:rPr>
                <w:rFonts w:ascii="Palatino Linotype" w:hAnsi="Palatino Linotype" w:cstheme="majorHAnsi"/>
                <w:b/>
                <w:noProof/>
                <w:sz w:val="24"/>
                <w:szCs w:val="24"/>
                <w:lang w:val="en-US"/>
              </w:rPr>
              <w:t xml:space="preserve">Bài 46: </w:t>
            </w:r>
            <w:r w:rsidRPr="007A7E42">
              <w:rPr>
                <w:rFonts w:ascii="Palatino Linotype" w:hAnsi="Palatino Linotype" w:cstheme="majorHAnsi"/>
                <w:sz w:val="24"/>
                <w:szCs w:val="24"/>
              </w:rPr>
              <w:t xml:space="preserve">Một người quan sát đứng cách một tòa nhà khoảng 32m (điểm A). Góc nâng từ chỗ anh ta đứng đến nóc tòa nhà (điểm C) là </w:t>
            </w:r>
            <w:r w:rsidRPr="007A7E42">
              <w:rPr>
                <w:rFonts w:asciiTheme="minorHAnsi" w:hAnsiTheme="minorHAnsi"/>
                <w:kern w:val="2"/>
                <w:position w:val="-6"/>
                <w:sz w:val="24"/>
                <w:szCs w:val="24"/>
                <w14:ligatures w14:val="standardContextual"/>
              </w:rPr>
              <w:object w:dxaOrig="440" w:dyaOrig="360" w14:anchorId="415229BD">
                <v:shape id="_x0000_i1093" type="#_x0000_t75" style="width:22.5pt;height:19.5pt" o:ole="">
                  <v:imagedata r:id="rId44" o:title=""/>
                </v:shape>
                <o:OLEObject Type="Embed" ProgID="Equation.DSMT4" ShapeID="_x0000_i1093" DrawAspect="Content" ObjectID="_1847051676" r:id="rId45"/>
              </w:object>
            </w:r>
            <w:r w:rsidRPr="007A7E42">
              <w:rPr>
                <w:rFonts w:ascii="Palatino Linotype" w:hAnsi="Palatino Linotype" w:cstheme="majorHAnsi"/>
                <w:sz w:val="24"/>
                <w:szCs w:val="24"/>
              </w:rPr>
              <w:t>.</w:t>
            </w:r>
          </w:p>
          <w:p w14:paraId="3A6E1403" w14:textId="77777777" w:rsidR="00BD40CA" w:rsidRPr="007A7E42" w:rsidRDefault="00BD40CA" w:rsidP="00FD49F4">
            <w:pPr>
              <w:pStyle w:val="ListParagraph"/>
              <w:spacing w:line="276" w:lineRule="auto"/>
              <w:ind w:left="0"/>
              <w:jc w:val="both"/>
              <w:rPr>
                <w:rFonts w:ascii="Palatino Linotype" w:hAnsi="Palatino Linotype" w:cstheme="majorHAnsi"/>
                <w:sz w:val="24"/>
                <w:szCs w:val="24"/>
              </w:rPr>
            </w:pPr>
            <w:r w:rsidRPr="007A7E42">
              <w:rPr>
                <w:rFonts w:ascii="Palatino Linotype" w:hAnsi="Palatino Linotype" w:cstheme="majorHAnsi"/>
                <w:sz w:val="24"/>
                <w:szCs w:val="24"/>
              </w:rPr>
              <w:t>a) Tính chiều cao BC của tòa nhà (làm tròn đến chữ số thập phân thứ nhất).</w:t>
            </w:r>
          </w:p>
          <w:p w14:paraId="2C0292BB" w14:textId="77777777" w:rsidR="00BD40CA" w:rsidRPr="007A7E42" w:rsidRDefault="00BD40CA" w:rsidP="00FD49F4">
            <w:pPr>
              <w:spacing w:line="276" w:lineRule="auto"/>
              <w:jc w:val="both"/>
              <w:rPr>
                <w:rFonts w:ascii="Palatino Linotype" w:hAnsi="Palatino Linotype" w:cstheme="majorHAnsi"/>
                <w:noProof/>
                <w:sz w:val="24"/>
                <w:szCs w:val="24"/>
                <w:lang w:val="en-US"/>
              </w:rPr>
            </w:pPr>
            <w:r w:rsidRPr="007A7E42">
              <w:rPr>
                <w:rFonts w:ascii="Palatino Linotype" w:hAnsi="Palatino Linotype" w:cstheme="majorHAnsi"/>
                <w:sz w:val="24"/>
                <w:szCs w:val="24"/>
              </w:rPr>
              <w:t>b) Nếu anh ta đi thêm 7m nữa, đến vị trí D nằm giữa A và B, thì góc nâng từ D đến nóc tòa nhà là bao nhiêu</w:t>
            </w:r>
            <w:r>
              <w:rPr>
                <w:rFonts w:ascii="Palatino Linotype" w:hAnsi="Palatino Linotype" w:cstheme="majorHAnsi"/>
                <w:sz w:val="24"/>
                <w:szCs w:val="24"/>
                <w:lang w:val="en-US"/>
              </w:rPr>
              <w:t>?</w:t>
            </w:r>
          </w:p>
        </w:tc>
        <w:tc>
          <w:tcPr>
            <w:tcW w:w="4394" w:type="dxa"/>
          </w:tcPr>
          <w:p w14:paraId="79C3C907" w14:textId="77777777" w:rsidR="00BD40CA" w:rsidRPr="007A7E42" w:rsidRDefault="00BD40CA" w:rsidP="00FD49F4">
            <w:pPr>
              <w:spacing w:line="276" w:lineRule="auto"/>
              <w:ind w:right="457"/>
              <w:rPr>
                <w:rFonts w:ascii="Palatino Linotype" w:eastAsiaTheme="minorEastAsia" w:hAnsi="Palatino Linotype" w:cstheme="majorHAnsi"/>
                <w:noProof/>
                <w:sz w:val="24"/>
                <w:szCs w:val="24"/>
                <w:lang w:val="en-US"/>
              </w:rPr>
            </w:pPr>
            <w:r w:rsidRPr="007A7E42">
              <w:rPr>
                <w:rFonts w:ascii="Palatino Linotype" w:hAnsi="Palatino Linotype" w:cstheme="majorHAnsi"/>
                <w:noProof/>
                <w:sz w:val="24"/>
                <w:szCs w:val="24"/>
                <w:lang w:val="en-US"/>
              </w:rPr>
              <w:drawing>
                <wp:anchor distT="0" distB="0" distL="114300" distR="114300" simplePos="0" relativeHeight="251667456" behindDoc="0" locked="0" layoutInCell="1" allowOverlap="1" wp14:anchorId="52155F6E" wp14:editId="18FAD821">
                  <wp:simplePos x="0" y="0"/>
                  <wp:positionH relativeFrom="column">
                    <wp:posOffset>127767</wp:posOffset>
                  </wp:positionH>
                  <wp:positionV relativeFrom="paragraph">
                    <wp:posOffset>480</wp:posOffset>
                  </wp:positionV>
                  <wp:extent cx="2584797" cy="1466664"/>
                  <wp:effectExtent l="0" t="0" r="6350" b="635"/>
                  <wp:wrapSquare wrapText="bothSides"/>
                  <wp:docPr id="86" name="Picture 86" descr="C:\Users\Administrator\Desktop\5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7" descr="C:\Users\Administrator\Desktop\533.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588871" cy="1468976"/>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BD40CA" w:rsidRPr="007A7E42" w14:paraId="25CB98FD" w14:textId="77777777" w:rsidTr="00FD49F4">
        <w:tc>
          <w:tcPr>
            <w:tcW w:w="6374" w:type="dxa"/>
          </w:tcPr>
          <w:p w14:paraId="1EC58531" w14:textId="77777777" w:rsidR="00BD40CA" w:rsidRPr="007A7E42" w:rsidRDefault="00BD40CA" w:rsidP="00FD49F4">
            <w:pPr>
              <w:spacing w:line="276" w:lineRule="auto"/>
              <w:jc w:val="both"/>
              <w:rPr>
                <w:rFonts w:ascii="Palatino Linotype" w:hAnsi="Palatino Linotype" w:cstheme="majorHAnsi"/>
                <w:sz w:val="24"/>
                <w:szCs w:val="24"/>
                <w:lang w:val="en-US"/>
              </w:rPr>
            </w:pPr>
            <w:r w:rsidRPr="007A7E42">
              <w:rPr>
                <w:rFonts w:ascii="Palatino Linotype" w:hAnsi="Palatino Linotype" w:cstheme="majorHAnsi"/>
                <w:b/>
                <w:sz w:val="24"/>
                <w:szCs w:val="24"/>
                <w:lang w:val="pt-BR"/>
              </w:rPr>
              <w:t xml:space="preserve">Bài 47: </w:t>
            </w:r>
            <w:r w:rsidRPr="007A7E42">
              <w:rPr>
                <w:rFonts w:ascii="Palatino Linotype" w:hAnsi="Palatino Linotype" w:cstheme="majorHAnsi"/>
                <w:sz w:val="24"/>
                <w:szCs w:val="24"/>
                <w:lang w:val="pt-BR"/>
              </w:rPr>
              <w:t xml:space="preserve">Một ngọn hải đăng cao 42m, có tác dụng chỉ vị trí đảo, giúp quan sát tàu thuyền hoạt động trong vùng biển, định hướng và xác định vị trí của mình. Một người cao 1,65m đang đứng trên ngọn hải đăng quan sát hai lần một chiếc tàu. Lần thứ nhất người đó nhìn thấy chiếc tàu với góc hạ </w:t>
            </w:r>
            <m:oMath>
              <m:sSup>
                <m:sSupPr>
                  <m:ctrlPr>
                    <w:rPr>
                      <w:rFonts w:ascii="Cambria Math" w:hAnsi="Cambria Math" w:cstheme="majorHAnsi"/>
                      <w:i/>
                      <w:sz w:val="24"/>
                      <w:szCs w:val="24"/>
                    </w:rPr>
                  </m:ctrlPr>
                </m:sSupPr>
                <m:e>
                  <m:r>
                    <w:rPr>
                      <w:rFonts w:ascii="Cambria Math" w:hAnsi="Cambria Math" w:cstheme="majorHAnsi"/>
                      <w:sz w:val="24"/>
                      <w:szCs w:val="24"/>
                    </w:rPr>
                    <m:t>20</m:t>
                  </m:r>
                </m:e>
                <m:sup>
                  <m:r>
                    <w:rPr>
                      <w:rFonts w:ascii="Cambria Math" w:hAnsi="Cambria Math" w:cstheme="majorHAnsi"/>
                      <w:sz w:val="24"/>
                      <w:szCs w:val="24"/>
                    </w:rPr>
                    <m:t>0</m:t>
                  </m:r>
                </m:sup>
              </m:sSup>
            </m:oMath>
            <w:r w:rsidRPr="007A7E42">
              <w:rPr>
                <w:rFonts w:ascii="Palatino Linotype" w:eastAsiaTheme="minorEastAsia" w:hAnsi="Palatino Linotype" w:cstheme="majorHAnsi"/>
                <w:sz w:val="24"/>
                <w:szCs w:val="24"/>
                <w:lang w:val="en-US"/>
              </w:rPr>
              <w:t xml:space="preserve">, lần thứ hai người đó nhìn thấy chiếc tàu với góc hạ </w:t>
            </w:r>
            <m:oMath>
              <m:sSup>
                <m:sSupPr>
                  <m:ctrlPr>
                    <w:rPr>
                      <w:rFonts w:ascii="Cambria Math" w:hAnsi="Cambria Math" w:cstheme="majorHAnsi"/>
                      <w:i/>
                      <w:sz w:val="24"/>
                      <w:szCs w:val="24"/>
                    </w:rPr>
                  </m:ctrlPr>
                </m:sSupPr>
                <m:e>
                  <m:r>
                    <w:rPr>
                      <w:rFonts w:ascii="Cambria Math" w:hAnsi="Cambria Math" w:cstheme="majorHAnsi"/>
                      <w:sz w:val="24"/>
                      <w:szCs w:val="24"/>
                    </w:rPr>
                    <m:t>60</m:t>
                  </m:r>
                </m:e>
                <m:sup>
                  <m:r>
                    <w:rPr>
                      <w:rFonts w:ascii="Cambria Math" w:hAnsi="Cambria Math" w:cstheme="majorHAnsi"/>
                      <w:sz w:val="24"/>
                      <w:szCs w:val="24"/>
                    </w:rPr>
                    <m:t>0</m:t>
                  </m:r>
                </m:sup>
              </m:sSup>
            </m:oMath>
            <w:r w:rsidRPr="007A7E42">
              <w:rPr>
                <w:rFonts w:ascii="Palatino Linotype" w:eastAsiaTheme="minorEastAsia" w:hAnsi="Palatino Linotype" w:cstheme="majorHAnsi"/>
                <w:sz w:val="24"/>
                <w:szCs w:val="24"/>
                <w:lang w:val="en-US"/>
              </w:rPr>
              <w:t xml:space="preserve">. Biết hai vị trí được quan sát của tàu và chân hải đăng là 3 điểm thẳng hàng. Hỏi sau hai lần quan sát, tàu đã chạy được bao nhiêu </w:t>
            </w:r>
            <w:proofErr w:type="gramStart"/>
            <w:r w:rsidRPr="007A7E42">
              <w:rPr>
                <w:rFonts w:ascii="Palatino Linotype" w:eastAsiaTheme="minorEastAsia" w:hAnsi="Palatino Linotype" w:cstheme="majorHAnsi"/>
                <w:sz w:val="24"/>
                <w:szCs w:val="24"/>
                <w:lang w:val="en-US"/>
              </w:rPr>
              <w:t>mét?</w:t>
            </w:r>
            <w:r w:rsidRPr="007A7E42">
              <w:rPr>
                <w:rFonts w:ascii="Palatino Linotype" w:hAnsi="Palatino Linotype" w:cstheme="majorHAnsi"/>
                <w:sz w:val="24"/>
                <w:szCs w:val="24"/>
              </w:rPr>
              <w:t>(</w:t>
            </w:r>
            <w:proofErr w:type="gramEnd"/>
            <w:r w:rsidRPr="007A7E42">
              <w:rPr>
                <w:rFonts w:ascii="Palatino Linotype" w:hAnsi="Palatino Linotype" w:cstheme="majorHAnsi"/>
                <w:sz w:val="24"/>
                <w:szCs w:val="24"/>
              </w:rPr>
              <w:t>làm tròn chữ số thập phân thứ nhất).</w:t>
            </w:r>
          </w:p>
        </w:tc>
        <w:tc>
          <w:tcPr>
            <w:tcW w:w="4394" w:type="dxa"/>
          </w:tcPr>
          <w:p w14:paraId="1A9373BB" w14:textId="77777777" w:rsidR="00BD40CA" w:rsidRPr="007A7E42" w:rsidRDefault="00BD40CA" w:rsidP="00FD49F4">
            <w:pPr>
              <w:spacing w:line="276" w:lineRule="auto"/>
              <w:ind w:right="457"/>
              <w:rPr>
                <w:rFonts w:ascii="Palatino Linotype" w:eastAsiaTheme="minorEastAsia" w:hAnsi="Palatino Linotype" w:cstheme="majorHAnsi"/>
                <w:noProof/>
                <w:sz w:val="24"/>
                <w:szCs w:val="24"/>
                <w:lang w:val="en-US"/>
              </w:rPr>
            </w:pPr>
            <w:r w:rsidRPr="007A7E42">
              <w:rPr>
                <w:rFonts w:ascii="Palatino Linotype" w:hAnsi="Palatino Linotype" w:cstheme="majorHAnsi"/>
                <w:b/>
                <w:noProof/>
                <w:sz w:val="24"/>
                <w:szCs w:val="24"/>
                <w:lang w:val="en-US"/>
              </w:rPr>
              <w:drawing>
                <wp:anchor distT="0" distB="0" distL="114300" distR="114300" simplePos="0" relativeHeight="251670528" behindDoc="1" locked="0" layoutInCell="1" allowOverlap="1" wp14:anchorId="6A42234E" wp14:editId="065165D2">
                  <wp:simplePos x="0" y="0"/>
                  <wp:positionH relativeFrom="margin">
                    <wp:posOffset>-65405</wp:posOffset>
                  </wp:positionH>
                  <wp:positionV relativeFrom="paragraph">
                    <wp:posOffset>0</wp:posOffset>
                  </wp:positionV>
                  <wp:extent cx="2816225" cy="1527087"/>
                  <wp:effectExtent l="0" t="0" r="0" b="0"/>
                  <wp:wrapSquare wrapText="bothSides"/>
                  <wp:docPr id="498" name="Picture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821439" cy="1529914"/>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BD40CA" w:rsidRPr="007A7E42" w14:paraId="73D65473" w14:textId="77777777" w:rsidTr="00FD49F4">
        <w:tc>
          <w:tcPr>
            <w:tcW w:w="6374" w:type="dxa"/>
          </w:tcPr>
          <w:p w14:paraId="0EB8E367" w14:textId="77777777" w:rsidR="00BD40CA" w:rsidRPr="007A7E42" w:rsidRDefault="00BD40CA" w:rsidP="00FD49F4">
            <w:pPr>
              <w:spacing w:line="276" w:lineRule="auto"/>
              <w:jc w:val="both"/>
              <w:rPr>
                <w:rFonts w:ascii="Palatino Linotype" w:eastAsia="Times New Roman" w:hAnsi="Palatino Linotype" w:cstheme="majorHAnsi"/>
                <w:snapToGrid w:val="0"/>
                <w:color w:val="000000" w:themeColor="text1"/>
                <w:w w:val="0"/>
                <w:sz w:val="24"/>
                <w:szCs w:val="24"/>
                <w:u w:color="000000"/>
                <w:bdr w:val="none" w:sz="0" w:space="0" w:color="000000"/>
                <w:shd w:val="clear" w:color="000000" w:fill="000000"/>
                <w:lang w:val="en-US" w:eastAsia="x-none" w:bidi="x-none"/>
              </w:rPr>
            </w:pPr>
            <w:r w:rsidRPr="007A7E42">
              <w:rPr>
                <w:rFonts w:ascii="Palatino Linotype" w:hAnsi="Palatino Linotype" w:cstheme="majorHAnsi"/>
                <w:b/>
                <w:noProof/>
                <w:color w:val="000000" w:themeColor="text1"/>
                <w:sz w:val="24"/>
                <w:szCs w:val="24"/>
                <w:lang w:val="en-US"/>
              </w:rPr>
              <w:t xml:space="preserve">Bài 48: </w:t>
            </w:r>
            <w:r w:rsidRPr="007A7E42">
              <w:rPr>
                <w:rFonts w:ascii="Palatino Linotype" w:hAnsi="Palatino Linotype" w:cstheme="majorHAnsi"/>
                <w:color w:val="000000" w:themeColor="text1"/>
                <w:sz w:val="24"/>
                <w:szCs w:val="24"/>
                <w:shd w:val="clear" w:color="auto" w:fill="FFFFFF"/>
              </w:rPr>
              <w:t xml:space="preserve">Hai bạn học sinh </w:t>
            </w:r>
            <w:proofErr w:type="gramStart"/>
            <w:r w:rsidRPr="007A7E42">
              <w:rPr>
                <w:rFonts w:ascii="Palatino Linotype" w:hAnsi="Palatino Linotype" w:cstheme="majorHAnsi"/>
                <w:color w:val="000000" w:themeColor="text1"/>
                <w:sz w:val="24"/>
                <w:szCs w:val="24"/>
                <w:shd w:val="clear" w:color="auto" w:fill="FFFFFF"/>
                <w:lang w:val="en-US"/>
              </w:rPr>
              <w:t>An</w:t>
            </w:r>
            <w:proofErr w:type="gramEnd"/>
            <w:r w:rsidRPr="007A7E42">
              <w:rPr>
                <w:rFonts w:ascii="Palatino Linotype" w:hAnsi="Palatino Linotype" w:cstheme="majorHAnsi"/>
                <w:color w:val="000000" w:themeColor="text1"/>
                <w:sz w:val="24"/>
                <w:szCs w:val="24"/>
                <w:shd w:val="clear" w:color="auto" w:fill="FFFFFF"/>
              </w:rPr>
              <w:t xml:space="preserve"> và Bình đang </w:t>
            </w:r>
            <w:r w:rsidRPr="007A7E42">
              <w:rPr>
                <w:rFonts w:ascii="Palatino Linotype" w:hAnsi="Palatino Linotype" w:cstheme="majorHAnsi"/>
                <w:color w:val="000000" w:themeColor="text1"/>
                <w:sz w:val="24"/>
                <w:szCs w:val="24"/>
                <w:shd w:val="clear" w:color="auto" w:fill="FFFFFF"/>
                <w:lang w:val="en-US"/>
              </w:rPr>
              <w:t>nằm</w:t>
            </w:r>
            <w:r w:rsidRPr="007A7E42">
              <w:rPr>
                <w:rFonts w:ascii="Palatino Linotype" w:hAnsi="Palatino Linotype" w:cstheme="majorHAnsi"/>
                <w:color w:val="000000" w:themeColor="text1"/>
                <w:sz w:val="24"/>
                <w:szCs w:val="24"/>
                <w:shd w:val="clear" w:color="auto" w:fill="FFFFFF"/>
              </w:rPr>
              <w:t xml:space="preserve"> ở mặt đất bằng phẳng, cách nhau 100m thì nhìn thấy một chiếc diều (ở vị trí C giữa hai bạn). Biết góc “nâng” để nhìn thấy diều ở vị trí của </w:t>
            </w:r>
            <w:r w:rsidRPr="007A7E42">
              <w:rPr>
                <w:rFonts w:ascii="Palatino Linotype" w:hAnsi="Palatino Linotype" w:cstheme="majorHAnsi"/>
                <w:color w:val="000000" w:themeColor="text1"/>
                <w:sz w:val="24"/>
                <w:szCs w:val="24"/>
                <w:shd w:val="clear" w:color="auto" w:fill="FFFFFF"/>
                <w:lang w:val="en-US"/>
              </w:rPr>
              <w:t>An</w:t>
            </w:r>
            <w:r w:rsidRPr="007A7E42">
              <w:rPr>
                <w:rFonts w:ascii="Palatino Linotype" w:hAnsi="Palatino Linotype" w:cstheme="majorHAnsi"/>
                <w:color w:val="000000" w:themeColor="text1"/>
                <w:sz w:val="24"/>
                <w:szCs w:val="24"/>
                <w:shd w:val="clear" w:color="auto" w:fill="FFFFFF"/>
              </w:rPr>
              <w:t xml:space="preserve"> là </w:t>
            </w:r>
            <m:oMath>
              <m:sSup>
                <m:sSupPr>
                  <m:ctrlPr>
                    <w:rPr>
                      <w:rFonts w:ascii="Cambria Math" w:hAnsi="Cambria Math" w:cstheme="majorHAnsi"/>
                      <w:i/>
                      <w:sz w:val="24"/>
                      <w:szCs w:val="24"/>
                    </w:rPr>
                  </m:ctrlPr>
                </m:sSupPr>
                <m:e>
                  <m:r>
                    <w:rPr>
                      <w:rFonts w:ascii="Cambria Math" w:hAnsi="Cambria Math" w:cstheme="majorHAnsi"/>
                      <w:sz w:val="24"/>
                      <w:szCs w:val="24"/>
                    </w:rPr>
                    <m:t>47</m:t>
                  </m:r>
                </m:e>
                <m:sup>
                  <m:r>
                    <w:rPr>
                      <w:rFonts w:ascii="Cambria Math" w:hAnsi="Cambria Math" w:cstheme="majorHAnsi"/>
                      <w:sz w:val="24"/>
                      <w:szCs w:val="24"/>
                    </w:rPr>
                    <m:t>0</m:t>
                  </m:r>
                </m:sup>
              </m:sSup>
            </m:oMath>
            <w:r w:rsidRPr="007A7E42">
              <w:rPr>
                <w:rFonts w:ascii="Palatino Linotype" w:hAnsi="Palatino Linotype" w:cstheme="majorHAnsi"/>
                <w:color w:val="000000" w:themeColor="text1"/>
                <w:sz w:val="24"/>
                <w:szCs w:val="24"/>
                <w:shd w:val="clear" w:color="auto" w:fill="FFFFFF"/>
              </w:rPr>
              <w:t xml:space="preserve"> và góc “nâng” để nhìn thấy diều ở vị trí của </w:t>
            </w:r>
            <w:r w:rsidRPr="007A7E42">
              <w:rPr>
                <w:rFonts w:ascii="Palatino Linotype" w:hAnsi="Palatino Linotype" w:cstheme="majorHAnsi"/>
                <w:color w:val="000000" w:themeColor="text1"/>
                <w:sz w:val="24"/>
                <w:szCs w:val="24"/>
                <w:shd w:val="clear" w:color="auto" w:fill="FFFFFF"/>
                <w:lang w:val="en-US"/>
              </w:rPr>
              <w:t>Bình</w:t>
            </w:r>
            <w:r w:rsidRPr="007A7E42">
              <w:rPr>
                <w:rFonts w:ascii="Palatino Linotype" w:hAnsi="Palatino Linotype" w:cstheme="majorHAnsi"/>
                <w:color w:val="000000" w:themeColor="text1"/>
                <w:sz w:val="24"/>
                <w:szCs w:val="24"/>
                <w:shd w:val="clear" w:color="auto" w:fill="FFFFFF"/>
              </w:rPr>
              <w:t xml:space="preserve"> là </w:t>
            </w:r>
            <m:oMath>
              <m:sSup>
                <m:sSupPr>
                  <m:ctrlPr>
                    <w:rPr>
                      <w:rFonts w:ascii="Cambria Math" w:hAnsi="Cambria Math" w:cstheme="majorHAnsi"/>
                      <w:i/>
                      <w:sz w:val="24"/>
                      <w:szCs w:val="24"/>
                    </w:rPr>
                  </m:ctrlPr>
                </m:sSupPr>
                <m:e>
                  <m:r>
                    <w:rPr>
                      <w:rFonts w:ascii="Cambria Math" w:hAnsi="Cambria Math" w:cstheme="majorHAnsi"/>
                      <w:sz w:val="24"/>
                      <w:szCs w:val="24"/>
                    </w:rPr>
                    <m:t>40</m:t>
                  </m:r>
                </m:e>
                <m:sup>
                  <m:r>
                    <w:rPr>
                      <w:rFonts w:ascii="Cambria Math" w:hAnsi="Cambria Math" w:cstheme="majorHAnsi"/>
                      <w:sz w:val="24"/>
                      <w:szCs w:val="24"/>
                    </w:rPr>
                    <m:t>0</m:t>
                  </m:r>
                </m:sup>
              </m:sSup>
            </m:oMath>
            <w:r w:rsidRPr="007A7E42">
              <w:rPr>
                <w:rFonts w:ascii="Palatino Linotype" w:hAnsi="Palatino Linotype" w:cstheme="majorHAnsi"/>
                <w:color w:val="000000" w:themeColor="text1"/>
                <w:sz w:val="24"/>
                <w:szCs w:val="24"/>
                <w:shd w:val="clear" w:color="auto" w:fill="FFFFFF"/>
              </w:rPr>
              <w:t>. Hãy tính độ cao của diều lúc đó so với mặt đất? (làm tròn đến chữ số thập phân thứ nhất)</w:t>
            </w:r>
            <w:r w:rsidRPr="007A7E42">
              <w:rPr>
                <w:rFonts w:ascii="Palatino Linotype" w:hAnsi="Palatino Linotype" w:cstheme="majorHAnsi"/>
                <w:color w:val="000000" w:themeColor="text1"/>
                <w:sz w:val="24"/>
                <w:szCs w:val="24"/>
                <w:shd w:val="clear" w:color="auto" w:fill="FFFFFF"/>
                <w:lang w:val="en-US"/>
              </w:rPr>
              <w:t>.</w:t>
            </w:r>
            <w:r w:rsidRPr="007A7E42">
              <w:rPr>
                <w:rFonts w:ascii="Palatino Linotype" w:eastAsia="Times New Roman" w:hAnsi="Palatino Linotype" w:cstheme="majorHAnsi"/>
                <w:snapToGrid w:val="0"/>
                <w:color w:val="000000"/>
                <w:w w:val="0"/>
                <w:sz w:val="24"/>
                <w:szCs w:val="24"/>
                <w:u w:color="000000"/>
                <w:bdr w:val="none" w:sz="0" w:space="0" w:color="000000"/>
                <w:shd w:val="clear" w:color="000000" w:fill="000000"/>
                <w:lang w:val="x-none" w:eastAsia="x-none" w:bidi="x-none"/>
              </w:rPr>
              <w:t xml:space="preserve"> </w:t>
            </w:r>
          </w:p>
          <w:p w14:paraId="65F89073" w14:textId="77777777" w:rsidR="00BD40CA" w:rsidRPr="007A7E42" w:rsidRDefault="00BD40CA" w:rsidP="00FD49F4">
            <w:pPr>
              <w:spacing w:line="276" w:lineRule="auto"/>
              <w:jc w:val="both"/>
              <w:rPr>
                <w:rFonts w:ascii="Palatino Linotype" w:hAnsi="Palatino Linotype" w:cstheme="majorHAnsi"/>
                <w:b/>
                <w:sz w:val="24"/>
                <w:szCs w:val="24"/>
                <w:lang w:val="pt-BR"/>
              </w:rPr>
            </w:pPr>
          </w:p>
        </w:tc>
        <w:tc>
          <w:tcPr>
            <w:tcW w:w="4394" w:type="dxa"/>
          </w:tcPr>
          <w:p w14:paraId="0BCA8829" w14:textId="77777777" w:rsidR="00BD40CA" w:rsidRPr="007A7E42" w:rsidRDefault="00BD40CA" w:rsidP="00FD49F4">
            <w:pPr>
              <w:spacing w:line="276" w:lineRule="auto"/>
              <w:ind w:right="457"/>
              <w:rPr>
                <w:rFonts w:ascii="Palatino Linotype" w:hAnsi="Palatino Linotype" w:cstheme="majorHAnsi"/>
                <w:b/>
                <w:noProof/>
                <w:sz w:val="24"/>
                <w:szCs w:val="24"/>
                <w:lang w:val="en-US"/>
              </w:rPr>
            </w:pPr>
            <w:r w:rsidRPr="007A7E42">
              <w:rPr>
                <w:rFonts w:ascii="Palatino Linotype" w:eastAsia="Times New Roman" w:hAnsi="Palatino Linotype" w:cstheme="majorHAnsi"/>
                <w:noProof/>
                <w:snapToGrid w:val="0"/>
                <w:color w:val="000000"/>
                <w:w w:val="0"/>
                <w:sz w:val="24"/>
                <w:szCs w:val="24"/>
                <w:u w:color="000000"/>
                <w:bdr w:val="none" w:sz="0" w:space="0" w:color="000000"/>
                <w:shd w:val="clear" w:color="000000" w:fill="000000"/>
                <w:lang w:val="en-US"/>
              </w:rPr>
              <w:drawing>
                <wp:anchor distT="0" distB="0" distL="114300" distR="114300" simplePos="0" relativeHeight="251672576" behindDoc="1" locked="0" layoutInCell="1" allowOverlap="1" wp14:anchorId="7BBBCDC7" wp14:editId="6ED236BD">
                  <wp:simplePos x="0" y="0"/>
                  <wp:positionH relativeFrom="column">
                    <wp:posOffset>722031</wp:posOffset>
                  </wp:positionH>
                  <wp:positionV relativeFrom="paragraph">
                    <wp:posOffset>59055</wp:posOffset>
                  </wp:positionV>
                  <wp:extent cx="1988185" cy="1440180"/>
                  <wp:effectExtent l="0" t="0" r="0" b="7620"/>
                  <wp:wrapTight wrapText="bothSides">
                    <wp:wrapPolygon edited="0">
                      <wp:start x="0" y="0"/>
                      <wp:lineTo x="0" y="21429"/>
                      <wp:lineTo x="21317" y="21429"/>
                      <wp:lineTo x="21317" y="0"/>
                      <wp:lineTo x="0" y="0"/>
                    </wp:wrapPolygon>
                  </wp:wrapTight>
                  <wp:docPr id="85" name="Picture 85" descr="C:\Users\Administrator\Desktop\36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6" descr="C:\Users\Administrator\Desktop\3666.png"/>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t="18972"/>
                          <a:stretch>
                            <a:fillRect/>
                          </a:stretch>
                        </pic:blipFill>
                        <pic:spPr bwMode="auto">
                          <a:xfrm>
                            <a:off x="0" y="0"/>
                            <a:ext cx="1988185" cy="14401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BD40CA" w:rsidRPr="007A7E42" w14:paraId="56736B64" w14:textId="77777777" w:rsidTr="00FD49F4">
        <w:tc>
          <w:tcPr>
            <w:tcW w:w="6374" w:type="dxa"/>
          </w:tcPr>
          <w:p w14:paraId="0072AB87" w14:textId="77777777" w:rsidR="00BD40CA" w:rsidRPr="007A7E42" w:rsidRDefault="00BD40CA" w:rsidP="00FD49F4">
            <w:pPr>
              <w:spacing w:line="276" w:lineRule="auto"/>
              <w:jc w:val="both"/>
              <w:rPr>
                <w:rFonts w:ascii="Palatino Linotype" w:eastAsiaTheme="minorEastAsia" w:hAnsi="Palatino Linotype" w:cstheme="majorHAnsi"/>
                <w:noProof/>
                <w:sz w:val="24"/>
                <w:szCs w:val="24"/>
                <w:lang w:val="en-US"/>
              </w:rPr>
            </w:pPr>
            <w:r w:rsidRPr="007A7E42">
              <w:rPr>
                <w:rFonts w:ascii="Palatino Linotype" w:hAnsi="Palatino Linotype" w:cstheme="majorHAnsi"/>
                <w:b/>
                <w:noProof/>
                <w:color w:val="000000" w:themeColor="text1"/>
                <w:sz w:val="24"/>
                <w:szCs w:val="24"/>
                <w:lang w:val="en-US"/>
              </w:rPr>
              <w:lastRenderedPageBreak/>
              <w:t xml:space="preserve">Bài 49: </w:t>
            </w:r>
            <w:r w:rsidRPr="007A7E42">
              <w:rPr>
                <w:rFonts w:ascii="Palatino Linotype" w:hAnsi="Palatino Linotype" w:cstheme="majorHAnsi"/>
                <w:noProof/>
                <w:color w:val="000000" w:themeColor="text1"/>
                <w:sz w:val="24"/>
                <w:szCs w:val="24"/>
                <w:lang w:val="en-US"/>
              </w:rPr>
              <w:t xml:space="preserve">Một cầu thủ ở vị trí A và khung thành BC. Biết khoảng cách BC là 7,32m; </w:t>
            </w:r>
            <m:oMath>
              <m:acc>
                <m:accPr>
                  <m:ctrlPr>
                    <w:rPr>
                      <w:rFonts w:ascii="Cambria Math" w:hAnsi="Cambria Math" w:cstheme="majorHAnsi"/>
                      <w:sz w:val="24"/>
                      <w:szCs w:val="24"/>
                    </w:rPr>
                  </m:ctrlPr>
                </m:accPr>
                <m:e>
                  <m:r>
                    <m:rPr>
                      <m:sty m:val="p"/>
                    </m:rPr>
                    <w:rPr>
                      <w:rFonts w:ascii="Cambria Math" w:hAnsi="Cambria Math" w:cstheme="majorHAnsi"/>
                      <w:sz w:val="24"/>
                      <w:szCs w:val="24"/>
                    </w:rPr>
                    <m:t>B</m:t>
                  </m:r>
                </m:e>
              </m:acc>
              <m:r>
                <w:rPr>
                  <w:rFonts w:ascii="Cambria Math" w:hAnsi="Cambria Math" w:cstheme="majorHAnsi"/>
                  <w:sz w:val="24"/>
                  <w:szCs w:val="24"/>
                </w:rPr>
                <m:t>=</m:t>
              </m:r>
              <m:sSup>
                <m:sSupPr>
                  <m:ctrlPr>
                    <w:rPr>
                      <w:rFonts w:ascii="Cambria Math" w:hAnsi="Cambria Math" w:cstheme="majorHAnsi"/>
                      <w:i/>
                      <w:sz w:val="24"/>
                      <w:szCs w:val="24"/>
                    </w:rPr>
                  </m:ctrlPr>
                </m:sSupPr>
                <m:e>
                  <m:r>
                    <w:rPr>
                      <w:rFonts w:ascii="Cambria Math" w:hAnsi="Cambria Math" w:cstheme="majorHAnsi"/>
                      <w:sz w:val="24"/>
                      <w:szCs w:val="24"/>
                    </w:rPr>
                    <m:t>65</m:t>
                  </m:r>
                </m:e>
                <m:sup>
                  <m:r>
                    <w:rPr>
                      <w:rFonts w:ascii="Cambria Math" w:hAnsi="Cambria Math" w:cstheme="majorHAnsi"/>
                      <w:sz w:val="24"/>
                      <w:szCs w:val="24"/>
                    </w:rPr>
                    <m:t>0</m:t>
                  </m:r>
                </m:sup>
              </m:sSup>
            </m:oMath>
            <w:r w:rsidRPr="007A7E42">
              <w:rPr>
                <w:rFonts w:ascii="Palatino Linotype" w:eastAsiaTheme="minorEastAsia" w:hAnsi="Palatino Linotype" w:cstheme="majorHAnsi"/>
                <w:noProof/>
                <w:sz w:val="24"/>
                <w:szCs w:val="24"/>
                <w:lang w:val="en-US"/>
              </w:rPr>
              <w:t xml:space="preserve"> và </w:t>
            </w:r>
            <m:oMath>
              <m:acc>
                <m:accPr>
                  <m:ctrlPr>
                    <w:rPr>
                      <w:rFonts w:ascii="Cambria Math" w:hAnsi="Cambria Math" w:cstheme="majorHAnsi"/>
                      <w:sz w:val="24"/>
                      <w:szCs w:val="24"/>
                    </w:rPr>
                  </m:ctrlPr>
                </m:accPr>
                <m:e>
                  <m:r>
                    <m:rPr>
                      <m:sty m:val="p"/>
                    </m:rPr>
                    <w:rPr>
                      <w:rFonts w:ascii="Cambria Math" w:hAnsi="Cambria Math" w:cstheme="majorHAnsi"/>
                      <w:sz w:val="24"/>
                      <w:szCs w:val="24"/>
                    </w:rPr>
                    <m:t>C</m:t>
                  </m:r>
                </m:e>
              </m:acc>
              <m:r>
                <w:rPr>
                  <w:rFonts w:ascii="Cambria Math" w:hAnsi="Cambria Math" w:cstheme="majorHAnsi"/>
                  <w:sz w:val="24"/>
                  <w:szCs w:val="24"/>
                </w:rPr>
                <m:t>=</m:t>
              </m:r>
              <m:sSup>
                <m:sSupPr>
                  <m:ctrlPr>
                    <w:rPr>
                      <w:rFonts w:ascii="Cambria Math" w:hAnsi="Cambria Math" w:cstheme="majorHAnsi"/>
                      <w:i/>
                      <w:sz w:val="24"/>
                      <w:szCs w:val="24"/>
                    </w:rPr>
                  </m:ctrlPr>
                </m:sSupPr>
                <m:e>
                  <m:r>
                    <w:rPr>
                      <w:rFonts w:ascii="Cambria Math" w:hAnsi="Cambria Math" w:cstheme="majorHAnsi"/>
                      <w:sz w:val="24"/>
                      <w:szCs w:val="24"/>
                    </w:rPr>
                    <m:t>75</m:t>
                  </m:r>
                </m:e>
                <m:sup>
                  <m:r>
                    <w:rPr>
                      <w:rFonts w:ascii="Cambria Math" w:hAnsi="Cambria Math" w:cstheme="majorHAnsi"/>
                      <w:sz w:val="24"/>
                      <w:szCs w:val="24"/>
                    </w:rPr>
                    <m:t>0</m:t>
                  </m:r>
                </m:sup>
              </m:sSup>
            </m:oMath>
            <w:r w:rsidRPr="007A7E42">
              <w:rPr>
                <w:rFonts w:ascii="Palatino Linotype" w:eastAsiaTheme="minorEastAsia" w:hAnsi="Palatino Linotype" w:cstheme="majorHAnsi"/>
                <w:noProof/>
                <w:sz w:val="24"/>
                <w:szCs w:val="24"/>
                <w:lang w:val="en-US"/>
              </w:rPr>
              <w:t xml:space="preserve">. Hỏi khoảng cách từ cầu thủ đến khung thành là bao nhiêu? (làm tròn đến 2 chữ số thập phân). </w:t>
            </w:r>
          </w:p>
          <w:p w14:paraId="4A2B1550" w14:textId="77777777" w:rsidR="00BD40CA" w:rsidRPr="007A7E42" w:rsidRDefault="00BD40CA" w:rsidP="00FD49F4">
            <w:pPr>
              <w:spacing w:line="276" w:lineRule="auto"/>
              <w:jc w:val="both"/>
              <w:rPr>
                <w:rFonts w:ascii="Palatino Linotype" w:hAnsi="Palatino Linotype" w:cstheme="majorHAnsi"/>
                <w:b/>
                <w:noProof/>
                <w:color w:val="000000" w:themeColor="text1"/>
                <w:sz w:val="24"/>
                <w:szCs w:val="24"/>
                <w:lang w:val="en-US"/>
              </w:rPr>
            </w:pPr>
          </w:p>
        </w:tc>
        <w:tc>
          <w:tcPr>
            <w:tcW w:w="4394" w:type="dxa"/>
          </w:tcPr>
          <w:p w14:paraId="71DD6B89" w14:textId="77777777" w:rsidR="00BD40CA" w:rsidRPr="007A7E42" w:rsidRDefault="00BD40CA" w:rsidP="00FD49F4">
            <w:pPr>
              <w:spacing w:line="276" w:lineRule="auto"/>
              <w:ind w:right="457"/>
              <w:rPr>
                <w:rFonts w:ascii="Palatino Linotype" w:eastAsia="Times New Roman" w:hAnsi="Palatino Linotype" w:cstheme="majorHAnsi"/>
                <w:noProof/>
                <w:snapToGrid w:val="0"/>
                <w:color w:val="000000"/>
                <w:w w:val="0"/>
                <w:sz w:val="24"/>
                <w:szCs w:val="24"/>
                <w:u w:color="000000"/>
                <w:bdr w:val="none" w:sz="0" w:space="0" w:color="000000"/>
                <w:shd w:val="clear" w:color="000000" w:fill="000000"/>
                <w:lang w:val="en-US"/>
              </w:rPr>
            </w:pPr>
            <w:r w:rsidRPr="007A7E42">
              <w:rPr>
                <w:rFonts w:ascii="Palatino Linotype" w:eastAsiaTheme="minorEastAsia" w:hAnsi="Palatino Linotype" w:cstheme="majorHAnsi"/>
                <w:noProof/>
                <w:sz w:val="24"/>
                <w:szCs w:val="24"/>
                <w:lang w:val="en-US"/>
              </w:rPr>
              <w:drawing>
                <wp:anchor distT="0" distB="0" distL="114300" distR="114300" simplePos="0" relativeHeight="251673600" behindDoc="1" locked="0" layoutInCell="1" allowOverlap="1" wp14:anchorId="118ADCC9" wp14:editId="1744C2B2">
                  <wp:simplePos x="0" y="0"/>
                  <wp:positionH relativeFrom="margin">
                    <wp:posOffset>1539767</wp:posOffset>
                  </wp:positionH>
                  <wp:positionV relativeFrom="paragraph">
                    <wp:posOffset>396</wp:posOffset>
                  </wp:positionV>
                  <wp:extent cx="1169035" cy="1651635"/>
                  <wp:effectExtent l="0" t="0" r="0" b="0"/>
                  <wp:wrapTight wrapText="bothSides">
                    <wp:wrapPolygon edited="0">
                      <wp:start x="704" y="747"/>
                      <wp:lineTo x="704" y="2242"/>
                      <wp:lineTo x="2112" y="5232"/>
                      <wp:lineTo x="5280" y="9218"/>
                      <wp:lineTo x="10207" y="17190"/>
                      <wp:lineTo x="9856" y="20678"/>
                      <wp:lineTo x="12671" y="20678"/>
                      <wp:lineTo x="13023" y="17190"/>
                      <wp:lineTo x="17247" y="5232"/>
                      <wp:lineTo x="20415" y="1993"/>
                      <wp:lineTo x="19711" y="1246"/>
                      <wp:lineTo x="14431" y="747"/>
                      <wp:lineTo x="704" y="747"/>
                    </wp:wrapPolygon>
                  </wp:wrapTight>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169035" cy="165163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BD40CA" w:rsidRPr="007A7E42" w14:paraId="593F1635" w14:textId="77777777" w:rsidTr="00FD49F4">
        <w:tc>
          <w:tcPr>
            <w:tcW w:w="6374" w:type="dxa"/>
          </w:tcPr>
          <w:p w14:paraId="24EBC8A7" w14:textId="77777777" w:rsidR="00BD40CA" w:rsidRPr="007A7E42" w:rsidRDefault="00BD40CA" w:rsidP="00FD49F4">
            <w:pPr>
              <w:spacing w:line="276" w:lineRule="auto"/>
              <w:jc w:val="both"/>
              <w:rPr>
                <w:rFonts w:ascii="Palatino Linotype" w:hAnsi="Palatino Linotype" w:cstheme="majorHAnsi"/>
                <w:sz w:val="24"/>
                <w:szCs w:val="24"/>
                <w:lang w:val="en-US"/>
              </w:rPr>
            </w:pPr>
            <w:r w:rsidRPr="007A7E42">
              <w:rPr>
                <w:rFonts w:ascii="Palatino Linotype" w:hAnsi="Palatino Linotype" w:cstheme="majorHAnsi"/>
                <w:b/>
                <w:noProof/>
                <w:sz w:val="24"/>
                <w:szCs w:val="24"/>
                <w:lang w:val="en-US"/>
              </w:rPr>
              <w:t xml:space="preserve">Bài 50: </w:t>
            </w:r>
            <w:r w:rsidRPr="007A7E42">
              <w:rPr>
                <w:rFonts w:ascii="Palatino Linotype" w:hAnsi="Palatino Linotype" w:cstheme="majorHAnsi"/>
                <w:sz w:val="24"/>
                <w:szCs w:val="24"/>
              </w:rPr>
              <w:t xml:space="preserve">Một người tại vị trí H trên đài quan sát cao 52m nhìn thấy thuyền A và B với góc hạ lần lượt là góc </w:t>
            </w:r>
            <w:r w:rsidRPr="007A7E42">
              <w:rPr>
                <w:rFonts w:asciiTheme="minorHAnsi" w:hAnsiTheme="minorHAnsi"/>
                <w:kern w:val="2"/>
                <w:position w:val="-6"/>
                <w:sz w:val="24"/>
                <w:szCs w:val="24"/>
                <w14:ligatures w14:val="standardContextual"/>
              </w:rPr>
              <w:object w:dxaOrig="1280" w:dyaOrig="300" w14:anchorId="08180E0E">
                <v:shape id="_x0000_i1094" type="#_x0000_t75" style="width:65.25pt;height:16.5pt" o:ole="">
                  <v:imagedata r:id="rId50" o:title=""/>
                </v:shape>
                <o:OLEObject Type="Embed" ProgID="Equation.DSMT4" ShapeID="_x0000_i1094" DrawAspect="Content" ObjectID="_1847051677" r:id="rId51"/>
              </w:object>
            </w:r>
            <w:r w:rsidRPr="007A7E42">
              <w:rPr>
                <w:rFonts w:ascii="Palatino Linotype" w:hAnsi="Palatino Linotype" w:cstheme="majorHAnsi"/>
                <w:sz w:val="24"/>
                <w:szCs w:val="24"/>
              </w:rPr>
              <w:t xml:space="preserve"> và góc </w:t>
            </w:r>
            <w:r w:rsidRPr="007A7E42">
              <w:rPr>
                <w:rFonts w:asciiTheme="minorHAnsi" w:hAnsiTheme="minorHAnsi"/>
                <w:kern w:val="2"/>
                <w:position w:val="-12"/>
                <w:sz w:val="24"/>
                <w:szCs w:val="24"/>
                <w14:ligatures w14:val="standardContextual"/>
              </w:rPr>
              <w:object w:dxaOrig="1300" w:dyaOrig="360" w14:anchorId="1DDFF320">
                <v:shape id="_x0000_i1095" type="#_x0000_t75" style="width:65.25pt;height:19.5pt" o:ole="">
                  <v:imagedata r:id="rId52" o:title=""/>
                </v:shape>
                <o:OLEObject Type="Embed" ProgID="Equation.DSMT4" ShapeID="_x0000_i1095" DrawAspect="Content" ObjectID="_1847051678" r:id="rId53"/>
              </w:object>
            </w:r>
            <w:r w:rsidRPr="007A7E42">
              <w:rPr>
                <w:rFonts w:ascii="Palatino Linotype" w:hAnsi="Palatino Linotype" w:cstheme="majorHAnsi"/>
                <w:sz w:val="24"/>
                <w:szCs w:val="24"/>
                <w:lang w:val="en-US"/>
              </w:rPr>
              <w:t xml:space="preserve"> </w:t>
            </w:r>
            <w:r w:rsidRPr="007A7E42">
              <w:rPr>
                <w:rFonts w:ascii="Palatino Linotype" w:hAnsi="Palatino Linotype" w:cstheme="majorHAnsi"/>
                <w:sz w:val="24"/>
                <w:szCs w:val="24"/>
              </w:rPr>
              <w:t>Tính</w:t>
            </w:r>
            <w:r w:rsidRPr="007A7E42">
              <w:rPr>
                <w:rFonts w:ascii="Palatino Linotype" w:hAnsi="Palatino Linotype" w:cstheme="majorHAnsi"/>
                <w:sz w:val="24"/>
                <w:szCs w:val="24"/>
                <w:lang w:val="en-US"/>
              </w:rPr>
              <w:t xml:space="preserve"> </w:t>
            </w:r>
            <w:r w:rsidRPr="007A7E42">
              <w:rPr>
                <w:rFonts w:ascii="Palatino Linotype" w:hAnsi="Palatino Linotype" w:cstheme="majorHAnsi"/>
                <w:sz w:val="24"/>
                <w:szCs w:val="24"/>
              </w:rPr>
              <w:t>khoảng</w:t>
            </w:r>
            <w:r w:rsidRPr="007A7E42">
              <w:rPr>
                <w:rFonts w:ascii="Palatino Linotype" w:hAnsi="Palatino Linotype" w:cstheme="majorHAnsi"/>
                <w:sz w:val="24"/>
                <w:szCs w:val="24"/>
                <w:lang w:val="en-US"/>
              </w:rPr>
              <w:t xml:space="preserve"> </w:t>
            </w:r>
            <w:r w:rsidRPr="007A7E42">
              <w:rPr>
                <w:rFonts w:ascii="Palatino Linotype" w:hAnsi="Palatino Linotype" w:cstheme="majorHAnsi"/>
                <w:sz w:val="24"/>
                <w:szCs w:val="24"/>
              </w:rPr>
              <w:t>cách 2 thuyền A và B</w:t>
            </w:r>
            <w:r w:rsidRPr="007A7E42">
              <w:rPr>
                <w:rFonts w:ascii="Palatino Linotype" w:hAnsi="Palatino Linotype" w:cstheme="majorHAnsi"/>
                <w:sz w:val="24"/>
                <w:szCs w:val="24"/>
                <w:lang w:val="en-US"/>
              </w:rPr>
              <w:t xml:space="preserve"> (làm tròn đến 1 chữ số thập phân).</w:t>
            </w:r>
          </w:p>
        </w:tc>
        <w:tc>
          <w:tcPr>
            <w:tcW w:w="4394" w:type="dxa"/>
          </w:tcPr>
          <w:p w14:paraId="047D62AC" w14:textId="77777777" w:rsidR="00BD40CA" w:rsidRPr="007A7E42" w:rsidRDefault="00BD40CA" w:rsidP="00FD49F4">
            <w:pPr>
              <w:spacing w:line="276" w:lineRule="auto"/>
              <w:ind w:right="457"/>
              <w:rPr>
                <w:rFonts w:ascii="Palatino Linotype" w:eastAsiaTheme="minorEastAsia" w:hAnsi="Palatino Linotype" w:cstheme="majorHAnsi"/>
                <w:noProof/>
                <w:sz w:val="24"/>
                <w:szCs w:val="24"/>
                <w:lang w:val="en-US"/>
              </w:rPr>
            </w:pPr>
            <w:r w:rsidRPr="007A7E42">
              <w:rPr>
                <w:rFonts w:ascii="Palatino Linotype" w:hAnsi="Palatino Linotype" w:cstheme="majorHAnsi"/>
                <w:noProof/>
                <w:sz w:val="24"/>
                <w:szCs w:val="24"/>
                <w:lang w:val="en-US"/>
              </w:rPr>
              <w:drawing>
                <wp:anchor distT="0" distB="0" distL="114300" distR="114300" simplePos="0" relativeHeight="251668480" behindDoc="1" locked="0" layoutInCell="1" allowOverlap="1" wp14:anchorId="43EDD891" wp14:editId="169A0B78">
                  <wp:simplePos x="0" y="0"/>
                  <wp:positionH relativeFrom="margin">
                    <wp:posOffset>465666</wp:posOffset>
                  </wp:positionH>
                  <wp:positionV relativeFrom="paragraph">
                    <wp:posOffset>423</wp:posOffset>
                  </wp:positionV>
                  <wp:extent cx="2759710" cy="1360170"/>
                  <wp:effectExtent l="0" t="0" r="2540" b="0"/>
                  <wp:wrapTight wrapText="bothSides">
                    <wp:wrapPolygon edited="0">
                      <wp:start x="0" y="0"/>
                      <wp:lineTo x="0" y="21176"/>
                      <wp:lineTo x="21471" y="21176"/>
                      <wp:lineTo x="21471" y="0"/>
                      <wp:lineTo x="0" y="0"/>
                    </wp:wrapPolygon>
                  </wp:wrapTight>
                  <wp:docPr id="491" name="Picture 491" descr="C:\Users\Administrator\Desktop\55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Users\Administrator\Desktop\5555.pn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759710" cy="136017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BD40CA" w:rsidRPr="007A7E42" w14:paraId="76705FE6" w14:textId="77777777" w:rsidTr="00FD49F4">
        <w:tc>
          <w:tcPr>
            <w:tcW w:w="6374" w:type="dxa"/>
          </w:tcPr>
          <w:p w14:paraId="6443D228" w14:textId="77777777" w:rsidR="00BD40CA" w:rsidRPr="007A7E42" w:rsidRDefault="00BD40CA" w:rsidP="00FD49F4">
            <w:pPr>
              <w:spacing w:line="276" w:lineRule="auto"/>
              <w:jc w:val="both"/>
              <w:rPr>
                <w:rFonts w:ascii="Palatino Linotype" w:hAnsi="Palatino Linotype" w:cstheme="majorHAnsi"/>
                <w:b/>
                <w:noProof/>
                <w:sz w:val="24"/>
                <w:szCs w:val="24"/>
                <w:lang w:val="en-US"/>
              </w:rPr>
            </w:pPr>
          </w:p>
          <w:p w14:paraId="18E23FBF" w14:textId="77777777" w:rsidR="00BD40CA" w:rsidRPr="007A7E42" w:rsidRDefault="00BD40CA" w:rsidP="00FD49F4">
            <w:pPr>
              <w:spacing w:line="276" w:lineRule="auto"/>
              <w:jc w:val="both"/>
              <w:rPr>
                <w:rFonts w:ascii="Palatino Linotype" w:hAnsi="Palatino Linotype" w:cstheme="majorHAnsi"/>
                <w:i/>
                <w:noProof/>
                <w:sz w:val="24"/>
                <w:szCs w:val="24"/>
              </w:rPr>
            </w:pPr>
            <w:r w:rsidRPr="007A7E42">
              <w:rPr>
                <w:rFonts w:ascii="Palatino Linotype" w:hAnsi="Palatino Linotype" w:cstheme="majorHAnsi"/>
                <w:b/>
                <w:sz w:val="24"/>
                <w:szCs w:val="24"/>
                <w:lang w:val="en-US"/>
              </w:rPr>
              <w:t>Bài 51:</w:t>
            </w:r>
            <w:r w:rsidRPr="007A7E42">
              <w:rPr>
                <w:rFonts w:ascii="Palatino Linotype" w:hAnsi="Palatino Linotype" w:cstheme="majorHAnsi"/>
                <w:b/>
                <w:i/>
                <w:sz w:val="24"/>
                <w:szCs w:val="24"/>
                <w:lang w:val="en-US"/>
              </w:rPr>
              <w:t xml:space="preserve"> </w:t>
            </w:r>
            <w:r w:rsidRPr="007A7E42">
              <w:rPr>
                <w:rStyle w:val="Emphasis"/>
                <w:rFonts w:ascii="Palatino Linotype" w:hAnsi="Palatino Linotype" w:cstheme="majorHAnsi"/>
                <w:sz w:val="24"/>
                <w:szCs w:val="24"/>
                <w:shd w:val="clear" w:color="auto" w:fill="FFFFFF"/>
                <w:lang w:val="nl-NL"/>
              </w:rPr>
              <w:t xml:space="preserve">Hai chiếc thuyền A và B cách nhau bao nhiêu (làm tròn đến chữ số thập phân thứ hai), biết rằng từ vị trí K người ta quan sát 2 thuyền với các góc </w:t>
            </w:r>
            <m:oMath>
              <m:acc>
                <m:accPr>
                  <m:ctrlPr>
                    <w:rPr>
                      <w:rFonts w:ascii="Cambria Math" w:hAnsi="Cambria Math" w:cstheme="majorHAnsi"/>
                      <w:sz w:val="24"/>
                      <w:szCs w:val="24"/>
                    </w:rPr>
                  </m:ctrlPr>
                </m:accPr>
                <m:e>
                  <m:r>
                    <m:rPr>
                      <m:sty m:val="p"/>
                    </m:rPr>
                    <w:rPr>
                      <w:rFonts w:ascii="Cambria Math" w:hAnsi="Cambria Math" w:cstheme="majorHAnsi"/>
                      <w:sz w:val="24"/>
                      <w:szCs w:val="24"/>
                    </w:rPr>
                    <m:t>AKB</m:t>
                  </m:r>
                </m:e>
              </m:acc>
              <m:r>
                <m:rPr>
                  <m:sty m:val="p"/>
                </m:rPr>
                <w:rPr>
                  <w:rFonts w:ascii="Cambria Math" w:hAnsi="Cambria Math" w:cstheme="majorHAnsi"/>
                  <w:sz w:val="24"/>
                  <w:szCs w:val="24"/>
                </w:rPr>
                <m:t>=</m:t>
              </m:r>
              <m:sSup>
                <m:sSupPr>
                  <m:ctrlPr>
                    <w:rPr>
                      <w:rFonts w:ascii="Cambria Math" w:hAnsi="Cambria Math" w:cstheme="majorHAnsi"/>
                      <w:sz w:val="24"/>
                      <w:szCs w:val="24"/>
                    </w:rPr>
                  </m:ctrlPr>
                </m:sSupPr>
                <m:e>
                  <m:r>
                    <m:rPr>
                      <m:sty m:val="p"/>
                    </m:rPr>
                    <w:rPr>
                      <w:rFonts w:ascii="Cambria Math" w:hAnsi="Cambria Math" w:cstheme="majorHAnsi"/>
                      <w:sz w:val="24"/>
                      <w:szCs w:val="24"/>
                    </w:rPr>
                    <m:t>15</m:t>
                  </m:r>
                </m:e>
                <m:sup>
                  <m:r>
                    <m:rPr>
                      <m:sty m:val="p"/>
                    </m:rPr>
                    <w:rPr>
                      <w:rFonts w:ascii="Cambria Math" w:hAnsi="Cambria Math" w:cstheme="majorHAnsi"/>
                      <w:sz w:val="24"/>
                      <w:szCs w:val="24"/>
                    </w:rPr>
                    <m:t>0</m:t>
                  </m:r>
                </m:sup>
              </m:sSup>
            </m:oMath>
            <w:r w:rsidRPr="007A7E42">
              <w:rPr>
                <w:rFonts w:ascii="Palatino Linotype" w:hAnsi="Palatino Linotype" w:cstheme="majorHAnsi"/>
                <w:sz w:val="24"/>
                <w:szCs w:val="24"/>
              </w:rPr>
              <w:t xml:space="preserve"> và </w:t>
            </w:r>
            <m:oMath>
              <m:acc>
                <m:accPr>
                  <m:ctrlPr>
                    <w:rPr>
                      <w:rFonts w:ascii="Cambria Math" w:hAnsi="Cambria Math" w:cstheme="majorHAnsi"/>
                      <w:sz w:val="24"/>
                      <w:szCs w:val="24"/>
                    </w:rPr>
                  </m:ctrlPr>
                </m:accPr>
                <m:e>
                  <m:r>
                    <m:rPr>
                      <m:sty m:val="p"/>
                    </m:rPr>
                    <w:rPr>
                      <w:rFonts w:ascii="Cambria Math" w:hAnsi="Cambria Math" w:cstheme="majorHAnsi"/>
                      <w:sz w:val="24"/>
                      <w:szCs w:val="24"/>
                    </w:rPr>
                    <m:t>AKI</m:t>
                  </m:r>
                </m:e>
              </m:acc>
              <m:r>
                <m:rPr>
                  <m:sty m:val="p"/>
                </m:rPr>
                <w:rPr>
                  <w:rFonts w:ascii="Cambria Math" w:hAnsi="Cambria Math" w:cstheme="majorHAnsi"/>
                  <w:sz w:val="24"/>
                  <w:szCs w:val="24"/>
                </w:rPr>
                <m:t>=</m:t>
              </m:r>
              <m:sSup>
                <m:sSupPr>
                  <m:ctrlPr>
                    <w:rPr>
                      <w:rFonts w:ascii="Cambria Math" w:hAnsi="Cambria Math" w:cstheme="majorHAnsi"/>
                      <w:sz w:val="24"/>
                      <w:szCs w:val="24"/>
                    </w:rPr>
                  </m:ctrlPr>
                </m:sSupPr>
                <m:e>
                  <m:r>
                    <m:rPr>
                      <m:sty m:val="p"/>
                    </m:rPr>
                    <w:rPr>
                      <w:rFonts w:ascii="Cambria Math" w:hAnsi="Cambria Math" w:cstheme="majorHAnsi"/>
                      <w:sz w:val="24"/>
                      <w:szCs w:val="24"/>
                    </w:rPr>
                    <m:t>50</m:t>
                  </m:r>
                </m:e>
                <m:sup>
                  <m:r>
                    <m:rPr>
                      <m:sty m:val="p"/>
                    </m:rPr>
                    <w:rPr>
                      <w:rFonts w:ascii="Cambria Math" w:hAnsi="Cambria Math" w:cstheme="majorHAnsi"/>
                      <w:sz w:val="24"/>
                      <w:szCs w:val="24"/>
                    </w:rPr>
                    <m:t>0</m:t>
                  </m:r>
                </m:sup>
              </m:sSup>
            </m:oMath>
            <w:r w:rsidRPr="007A7E42">
              <w:rPr>
                <w:rFonts w:ascii="Palatino Linotype" w:eastAsiaTheme="minorEastAsia" w:hAnsi="Palatino Linotype" w:cstheme="majorHAnsi"/>
                <w:sz w:val="24"/>
                <w:szCs w:val="24"/>
                <w:lang w:val="en-US"/>
              </w:rPr>
              <w:t xml:space="preserve"> </w:t>
            </w:r>
            <w:r w:rsidRPr="007A7E42">
              <w:rPr>
                <w:rStyle w:val="Emphasis"/>
                <w:rFonts w:ascii="Palatino Linotype" w:hAnsi="Palatino Linotype" w:cstheme="majorHAnsi"/>
                <w:sz w:val="24"/>
                <w:szCs w:val="24"/>
                <w:shd w:val="clear" w:color="auto" w:fill="FFFFFF"/>
                <w:lang w:val="nl-NL"/>
              </w:rPr>
              <w:t>và khoảng cách IK là 380m.</w:t>
            </w:r>
            <w:r w:rsidRPr="007A7E42">
              <w:rPr>
                <w:rFonts w:ascii="Palatino Linotype" w:hAnsi="Palatino Linotype" w:cstheme="majorHAnsi"/>
                <w:noProof/>
                <w:sz w:val="24"/>
                <w:szCs w:val="24"/>
              </w:rPr>
              <w:t xml:space="preserve"> </w:t>
            </w:r>
          </w:p>
          <w:p w14:paraId="3AB4357D" w14:textId="77777777" w:rsidR="00BD40CA" w:rsidRPr="007A7E42" w:rsidRDefault="00BD40CA" w:rsidP="00FD49F4">
            <w:pPr>
              <w:spacing w:line="276" w:lineRule="auto"/>
              <w:jc w:val="both"/>
              <w:rPr>
                <w:rFonts w:ascii="Palatino Linotype" w:hAnsi="Palatino Linotype" w:cstheme="majorHAnsi"/>
                <w:b/>
                <w:noProof/>
                <w:sz w:val="24"/>
                <w:szCs w:val="24"/>
                <w:lang w:val="en-US"/>
              </w:rPr>
            </w:pPr>
          </w:p>
        </w:tc>
        <w:tc>
          <w:tcPr>
            <w:tcW w:w="4394" w:type="dxa"/>
          </w:tcPr>
          <w:p w14:paraId="2E74D19B" w14:textId="77777777" w:rsidR="00BD40CA" w:rsidRPr="007A7E42" w:rsidRDefault="00BD40CA" w:rsidP="00FD49F4">
            <w:pPr>
              <w:spacing w:line="276" w:lineRule="auto"/>
              <w:ind w:right="457"/>
              <w:rPr>
                <w:rFonts w:ascii="Palatino Linotype" w:hAnsi="Palatino Linotype" w:cstheme="majorHAnsi"/>
                <w:noProof/>
                <w:sz w:val="24"/>
                <w:szCs w:val="24"/>
                <w:lang w:val="en-US"/>
              </w:rPr>
            </w:pPr>
            <w:r w:rsidRPr="007A7E42">
              <w:rPr>
                <w:rFonts w:ascii="Palatino Linotype" w:hAnsi="Palatino Linotype" w:cstheme="majorHAnsi"/>
                <w:noProof/>
                <w:color w:val="D9D9D9" w:themeColor="background1" w:themeShade="D9"/>
                <w:sz w:val="24"/>
                <w:szCs w:val="24"/>
                <w:lang w:val="en-US"/>
              </w:rPr>
              <w:drawing>
                <wp:anchor distT="0" distB="0" distL="114300" distR="114300" simplePos="0" relativeHeight="251671552" behindDoc="0" locked="0" layoutInCell="1" allowOverlap="1" wp14:anchorId="2EB6B770" wp14:editId="32A80A0C">
                  <wp:simplePos x="0" y="0"/>
                  <wp:positionH relativeFrom="margin">
                    <wp:posOffset>1132417</wp:posOffset>
                  </wp:positionH>
                  <wp:positionV relativeFrom="paragraph">
                    <wp:posOffset>212</wp:posOffset>
                  </wp:positionV>
                  <wp:extent cx="2091055" cy="1533525"/>
                  <wp:effectExtent l="0" t="0" r="4445" b="0"/>
                  <wp:wrapSquare wrapText="bothSides"/>
                  <wp:docPr id="503" name="Picture 1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1"/>
                          <pic:cNvPicPr>
                            <a:picLocks noChangeAspect="1" noChangeArrowheads="1"/>
                          </pic:cNvPicPr>
                        </pic:nvPicPr>
                        <pic:blipFill>
                          <a:blip r:embed="rId55" cstate="print">
                            <a:extLst>
                              <a:ext uri="{28A0092B-C50C-407E-A947-70E740481C1C}">
                                <a14:useLocalDpi xmlns:a14="http://schemas.microsoft.com/office/drawing/2010/main" val="0"/>
                              </a:ext>
                            </a:extLst>
                          </a:blip>
                          <a:srcRect r="4333" b="9524"/>
                          <a:stretch>
                            <a:fillRect/>
                          </a:stretch>
                        </pic:blipFill>
                        <pic:spPr bwMode="auto">
                          <a:xfrm>
                            <a:off x="0" y="0"/>
                            <a:ext cx="2091055" cy="153352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5299EEF0" w14:textId="77777777" w:rsidR="00BD40CA" w:rsidRPr="007A7E42" w:rsidRDefault="00BD40CA" w:rsidP="00FD49F4">
            <w:pPr>
              <w:spacing w:line="276" w:lineRule="auto"/>
              <w:ind w:right="457"/>
              <w:rPr>
                <w:rFonts w:ascii="Palatino Linotype" w:hAnsi="Palatino Linotype" w:cstheme="majorHAnsi"/>
                <w:noProof/>
                <w:sz w:val="24"/>
                <w:szCs w:val="24"/>
                <w:lang w:val="en-US"/>
              </w:rPr>
            </w:pPr>
          </w:p>
        </w:tc>
      </w:tr>
      <w:tr w:rsidR="00BD40CA" w:rsidRPr="007A7E42" w14:paraId="1D4D89F3" w14:textId="77777777" w:rsidTr="00FD49F4">
        <w:tc>
          <w:tcPr>
            <w:tcW w:w="6374" w:type="dxa"/>
          </w:tcPr>
          <w:p w14:paraId="501BFE47" w14:textId="77777777" w:rsidR="00BD40CA" w:rsidRPr="007A7E42" w:rsidRDefault="00BD40CA" w:rsidP="00FD49F4">
            <w:pPr>
              <w:spacing w:line="276" w:lineRule="auto"/>
              <w:jc w:val="both"/>
              <w:rPr>
                <w:rFonts w:ascii="Palatino Linotype" w:hAnsi="Palatino Linotype" w:cstheme="majorHAnsi"/>
                <w:b/>
                <w:noProof/>
                <w:sz w:val="24"/>
                <w:szCs w:val="24"/>
                <w:lang w:val="en-US"/>
              </w:rPr>
            </w:pPr>
          </w:p>
          <w:p w14:paraId="5CF6D038" w14:textId="77777777" w:rsidR="00BD40CA" w:rsidRPr="007A7E42" w:rsidRDefault="00BD40CA" w:rsidP="00FD49F4">
            <w:pPr>
              <w:spacing w:line="276" w:lineRule="auto"/>
              <w:jc w:val="both"/>
              <w:rPr>
                <w:rFonts w:ascii="Palatino Linotype" w:hAnsi="Palatino Linotype" w:cstheme="majorHAnsi"/>
                <w:noProof/>
                <w:sz w:val="24"/>
                <w:szCs w:val="24"/>
              </w:rPr>
            </w:pPr>
            <w:r w:rsidRPr="007A7E42">
              <w:rPr>
                <w:rFonts w:ascii="Palatino Linotype" w:hAnsi="Palatino Linotype" w:cstheme="majorHAnsi"/>
                <w:b/>
                <w:noProof/>
                <w:sz w:val="24"/>
                <w:szCs w:val="24"/>
              </w:rPr>
              <w:t xml:space="preserve">Bài </w:t>
            </w:r>
            <w:r w:rsidRPr="007A7E42">
              <w:rPr>
                <w:rFonts w:ascii="Palatino Linotype" w:hAnsi="Palatino Linotype" w:cstheme="majorHAnsi"/>
                <w:b/>
                <w:noProof/>
                <w:sz w:val="24"/>
                <w:szCs w:val="24"/>
                <w:lang w:val="en-US"/>
              </w:rPr>
              <w:t>52</w:t>
            </w:r>
            <w:r w:rsidRPr="007A7E42">
              <w:rPr>
                <w:rFonts w:ascii="Palatino Linotype" w:hAnsi="Palatino Linotype" w:cstheme="majorHAnsi"/>
                <w:b/>
                <w:noProof/>
                <w:sz w:val="24"/>
                <w:szCs w:val="24"/>
              </w:rPr>
              <w:t xml:space="preserve">: </w:t>
            </w:r>
            <w:r w:rsidRPr="007A7E42">
              <w:rPr>
                <w:rFonts w:ascii="Palatino Linotype" w:hAnsi="Palatino Linotype" w:cstheme="majorHAnsi"/>
                <w:noProof/>
                <w:sz w:val="24"/>
                <w:szCs w:val="24"/>
              </w:rPr>
              <w:t xml:space="preserve">Hai chiếc thuyền A và B ở vị trí được minh họa như hình vẽ, biết </w:t>
            </w:r>
            <w:r w:rsidRPr="007A7E42">
              <w:rPr>
                <w:rFonts w:asciiTheme="minorHAnsi" w:hAnsiTheme="minorHAnsi"/>
                <w:kern w:val="2"/>
                <w:position w:val="-10"/>
                <w:sz w:val="24"/>
                <w:szCs w:val="24"/>
                <w14:ligatures w14:val="standardContextual"/>
              </w:rPr>
              <w:object w:dxaOrig="1300" w:dyaOrig="440" w14:anchorId="337EC368">
                <v:shape id="_x0000_i1096" type="#_x0000_t75" style="width:65.25pt;height:22.5pt" o:ole="">
                  <v:imagedata r:id="rId56" o:title=""/>
                </v:shape>
                <o:OLEObject Type="Embed" ProgID="Equation.DSMT4" ShapeID="_x0000_i1096" DrawAspect="Content" ObjectID="_1847051679" r:id="rId57"/>
              </w:object>
            </w:r>
            <w:r w:rsidRPr="007A7E42">
              <w:rPr>
                <w:rFonts w:ascii="Palatino Linotype" w:hAnsi="Palatino Linotype" w:cstheme="majorHAnsi"/>
                <w:noProof/>
                <w:sz w:val="24"/>
                <w:szCs w:val="24"/>
              </w:rPr>
              <w:t xml:space="preserve"> </w:t>
            </w:r>
            <w:r w:rsidRPr="007A7E42">
              <w:rPr>
                <w:rFonts w:asciiTheme="minorHAnsi" w:hAnsiTheme="minorHAnsi"/>
                <w:kern w:val="2"/>
                <w:position w:val="-6"/>
                <w:sz w:val="24"/>
                <w:szCs w:val="24"/>
                <w14:ligatures w14:val="standardContextual"/>
              </w:rPr>
              <w:object w:dxaOrig="1280" w:dyaOrig="400" w14:anchorId="211B29C6">
                <v:shape id="_x0000_i1097" type="#_x0000_t75" style="width:65.25pt;height:19.5pt" o:ole="">
                  <v:imagedata r:id="rId58" o:title=""/>
                </v:shape>
                <o:OLEObject Type="Embed" ProgID="Equation.DSMT4" ShapeID="_x0000_i1097" DrawAspect="Content" ObjectID="_1847051680" r:id="rId59"/>
              </w:object>
            </w:r>
            <w:r w:rsidRPr="007A7E42">
              <w:rPr>
                <w:rFonts w:ascii="Palatino Linotype" w:hAnsi="Palatino Linotype" w:cstheme="majorHAnsi"/>
                <w:noProof/>
                <w:sz w:val="24"/>
                <w:szCs w:val="24"/>
              </w:rPr>
              <w:t xml:space="preserve"> và độ dài </w:t>
            </w:r>
            <w:r w:rsidRPr="007A7E42">
              <w:rPr>
                <w:rFonts w:asciiTheme="minorHAnsi" w:hAnsiTheme="minorHAnsi"/>
                <w:kern w:val="2"/>
                <w:position w:val="-6"/>
                <w:sz w:val="24"/>
                <w:szCs w:val="24"/>
                <w14:ligatures w14:val="standardContextual"/>
              </w:rPr>
              <w:object w:dxaOrig="1460" w:dyaOrig="300" w14:anchorId="2A1E653A">
                <v:shape id="_x0000_i1098" type="#_x0000_t75" style="width:1in;height:16.5pt" o:ole="">
                  <v:imagedata r:id="rId60" o:title=""/>
                </v:shape>
                <o:OLEObject Type="Embed" ProgID="Equation.DSMT4" ShapeID="_x0000_i1098" DrawAspect="Content" ObjectID="_1847051681" r:id="rId61"/>
              </w:object>
            </w:r>
            <w:r w:rsidRPr="007A7E42">
              <w:rPr>
                <w:rFonts w:ascii="Palatino Linotype" w:hAnsi="Palatino Linotype" w:cstheme="majorHAnsi"/>
                <w:noProof/>
                <w:sz w:val="24"/>
                <w:szCs w:val="24"/>
              </w:rPr>
              <w:t xml:space="preserve"> Tính khoảng cách của hai chiếc thuyền (làm tròn đến 1 chữ số thập phân).</w:t>
            </w:r>
          </w:p>
          <w:p w14:paraId="039ED9CD" w14:textId="77777777" w:rsidR="00BD40CA" w:rsidRPr="007A7E42" w:rsidRDefault="00BD40CA" w:rsidP="00FD49F4">
            <w:pPr>
              <w:spacing w:line="276" w:lineRule="auto"/>
              <w:jc w:val="both"/>
              <w:rPr>
                <w:rFonts w:ascii="Palatino Linotype" w:hAnsi="Palatino Linotype" w:cstheme="majorHAnsi"/>
                <w:b/>
                <w:noProof/>
                <w:sz w:val="24"/>
                <w:szCs w:val="24"/>
                <w:lang w:val="en-US"/>
              </w:rPr>
            </w:pPr>
          </w:p>
        </w:tc>
        <w:tc>
          <w:tcPr>
            <w:tcW w:w="4394" w:type="dxa"/>
          </w:tcPr>
          <w:p w14:paraId="00163EB4" w14:textId="77777777" w:rsidR="00BD40CA" w:rsidRPr="007A7E42" w:rsidRDefault="00BD40CA" w:rsidP="00FD49F4">
            <w:pPr>
              <w:spacing w:line="276" w:lineRule="auto"/>
              <w:ind w:right="457"/>
              <w:rPr>
                <w:rFonts w:ascii="Palatino Linotype" w:hAnsi="Palatino Linotype" w:cstheme="majorHAnsi"/>
                <w:noProof/>
                <w:sz w:val="24"/>
                <w:szCs w:val="24"/>
                <w:lang w:val="en-US"/>
              </w:rPr>
            </w:pPr>
            <w:r w:rsidRPr="007A7E42">
              <w:rPr>
                <w:rFonts w:ascii="Palatino Linotype" w:hAnsi="Palatino Linotype" w:cstheme="majorHAnsi"/>
                <w:noProof/>
                <w:sz w:val="24"/>
                <w:szCs w:val="24"/>
                <w:lang w:val="en-US"/>
              </w:rPr>
              <w:drawing>
                <wp:anchor distT="0" distB="0" distL="114300" distR="114300" simplePos="0" relativeHeight="251674624" behindDoc="1" locked="0" layoutInCell="1" allowOverlap="1" wp14:anchorId="73963756" wp14:editId="64D5DB4C">
                  <wp:simplePos x="0" y="0"/>
                  <wp:positionH relativeFrom="margin">
                    <wp:posOffset>708236</wp:posOffset>
                  </wp:positionH>
                  <wp:positionV relativeFrom="paragraph">
                    <wp:posOffset>0</wp:posOffset>
                  </wp:positionV>
                  <wp:extent cx="2181225" cy="2190750"/>
                  <wp:effectExtent l="0" t="0" r="9525" b="0"/>
                  <wp:wrapSquare wrapText="bothSides"/>
                  <wp:docPr id="502" name="Picture 7" descr="A diagram of a triangle with a straight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Picture 7" descr="A diagram of a triangle with a straight line&#10;&#10;AI-generated content may be incorrect."/>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a:xfrm>
                            <a:off x="0" y="0"/>
                            <a:ext cx="2181225"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703FD4" w14:textId="77777777" w:rsidR="00BD40CA" w:rsidRPr="007A7E42" w:rsidRDefault="00BD40CA" w:rsidP="00FD49F4">
            <w:pPr>
              <w:spacing w:line="276" w:lineRule="auto"/>
              <w:ind w:right="457"/>
              <w:rPr>
                <w:rFonts w:ascii="Palatino Linotype" w:hAnsi="Palatino Linotype" w:cstheme="majorHAnsi"/>
                <w:noProof/>
                <w:sz w:val="24"/>
                <w:szCs w:val="24"/>
                <w:lang w:val="en-US"/>
              </w:rPr>
            </w:pPr>
          </w:p>
        </w:tc>
      </w:tr>
    </w:tbl>
    <w:p w14:paraId="37622C41" w14:textId="59B65679" w:rsidR="00520281" w:rsidRPr="00BD40CA" w:rsidRDefault="00520281" w:rsidP="00BD40CA"/>
    <w:sectPr w:rsidR="00520281" w:rsidRPr="00BD40CA" w:rsidSect="002F2149">
      <w:headerReference w:type="default" r:id="rId63"/>
      <w:footerReference w:type="default" r:id="rId64"/>
      <w:pgSz w:w="12240" w:h="15840"/>
      <w:pgMar w:top="-630" w:right="1440" w:bottom="1440" w:left="144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9D1B6" w14:textId="77777777" w:rsidR="004D1946" w:rsidRDefault="004D1946" w:rsidP="00520281">
      <w:pPr>
        <w:spacing w:after="0" w:line="240" w:lineRule="auto"/>
      </w:pPr>
      <w:r>
        <w:separator/>
      </w:r>
    </w:p>
  </w:endnote>
  <w:endnote w:type="continuationSeparator" w:id="0">
    <w:p w14:paraId="3C5BE387" w14:textId="77777777" w:rsidR="004D1946" w:rsidRDefault="004D1946" w:rsidP="005202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68E80" w14:textId="7FD60EE5" w:rsidR="00520281" w:rsidRPr="001C4F76" w:rsidRDefault="00520281" w:rsidP="00520281">
    <w:pPr>
      <w:pStyle w:val="Footer"/>
      <w:tabs>
        <w:tab w:val="center" w:pos="4819"/>
        <w:tab w:val="left" w:pos="7166"/>
      </w:tabs>
      <w:jc w:val="center"/>
      <w:rPr>
        <w:rFonts w:ascii="Tahoma" w:hAnsi="Tahoma" w:cs="Tahoma"/>
        <w:color w:val="833C0B" w:themeColor="accent2" w:themeShade="80"/>
      </w:rPr>
    </w:pPr>
    <w:r>
      <w:rPr>
        <w:rFonts w:ascii="Tahoma" w:hAnsi="Tahoma" w:cs="Tahoma"/>
        <w:color w:val="833C0B" w:themeColor="accent2" w:themeShade="80"/>
      </w:rPr>
      <w:sym w:font="Symbol" w:char="F0A8"/>
    </w:r>
    <w:r>
      <w:rPr>
        <w:rFonts w:ascii="Tahoma" w:hAnsi="Tahoma" w:cs="Tahoma"/>
        <w:color w:val="833C0B" w:themeColor="accent2" w:themeShade="80"/>
      </w:rPr>
      <w:sym w:font="Symbol" w:char="F0A9"/>
    </w:r>
    <w:r>
      <w:rPr>
        <w:rFonts w:ascii="Tahoma" w:hAnsi="Tahoma" w:cs="Tahoma"/>
        <w:color w:val="833C0B" w:themeColor="accent2" w:themeShade="80"/>
      </w:rPr>
      <w:sym w:font="Symbol" w:char="F0AA"/>
    </w:r>
    <w:r>
      <w:rPr>
        <w:rFonts w:ascii="Tahoma" w:hAnsi="Tahoma" w:cs="Tahoma"/>
        <w:color w:val="833C0B" w:themeColor="accent2" w:themeShade="80"/>
      </w:rPr>
      <w:sym w:font="Symbol" w:char="F0A7"/>
    </w:r>
    <w:sdt>
      <w:sdtPr>
        <w:rPr>
          <w:rFonts w:ascii="Tahoma" w:hAnsi="Tahoma" w:cs="Tahoma"/>
          <w:color w:val="833C0B" w:themeColor="accent2" w:themeShade="80"/>
        </w:rPr>
        <w:id w:val="516900514"/>
        <w:docPartObj>
          <w:docPartGallery w:val="Page Numbers (Bottom of Page)"/>
          <w:docPartUnique/>
        </w:docPartObj>
      </w:sdtPr>
      <w:sdtEndPr>
        <w:rPr>
          <w:noProof/>
        </w:rPr>
      </w:sdtEndPr>
      <w:sdtContent>
        <w:r>
          <w:rPr>
            <w:rFonts w:ascii="Tahoma" w:hAnsi="Tahoma" w:cs="Tahoma"/>
            <w:color w:val="833C0B" w:themeColor="accent2" w:themeShade="80"/>
          </w:rPr>
          <w:t xml:space="preserve"> -</w:t>
        </w:r>
        <w:r w:rsidRPr="00812B39">
          <w:rPr>
            <w:rFonts w:ascii="Tahoma" w:hAnsi="Tahoma" w:cs="Tahoma"/>
            <w:color w:val="833C0B" w:themeColor="accent2" w:themeShade="80"/>
          </w:rPr>
          <w:t xml:space="preserve"> </w:t>
        </w:r>
        <w:r>
          <w:rPr>
            <w:rFonts w:ascii="Tahoma" w:hAnsi="Tahoma" w:cs="Tahoma"/>
            <w:color w:val="833C0B" w:themeColor="accent2" w:themeShade="80"/>
          </w:rPr>
          <w:t xml:space="preserve">Trang </w:t>
        </w:r>
        <w:r w:rsidRPr="00812B39">
          <w:rPr>
            <w:rFonts w:ascii="Tahoma" w:hAnsi="Tahoma" w:cs="Tahoma"/>
            <w:color w:val="833C0B" w:themeColor="accent2" w:themeShade="80"/>
          </w:rPr>
          <w:fldChar w:fldCharType="begin"/>
        </w:r>
        <w:r w:rsidRPr="00812B39">
          <w:rPr>
            <w:rFonts w:ascii="Tahoma" w:hAnsi="Tahoma" w:cs="Tahoma"/>
            <w:color w:val="833C0B" w:themeColor="accent2" w:themeShade="80"/>
          </w:rPr>
          <w:instrText xml:space="preserve"> PAGE    \* MERGEFORMAT </w:instrText>
        </w:r>
        <w:r w:rsidRPr="00812B39">
          <w:rPr>
            <w:rFonts w:ascii="Tahoma" w:hAnsi="Tahoma" w:cs="Tahoma"/>
            <w:color w:val="833C0B" w:themeColor="accent2" w:themeShade="80"/>
          </w:rPr>
          <w:fldChar w:fldCharType="separate"/>
        </w:r>
        <w:r>
          <w:rPr>
            <w:rFonts w:ascii="Tahoma" w:hAnsi="Tahoma" w:cs="Tahoma"/>
            <w:color w:val="833C0B" w:themeColor="accent2" w:themeShade="80"/>
          </w:rPr>
          <w:t>69</w:t>
        </w:r>
        <w:r w:rsidRPr="00812B39">
          <w:rPr>
            <w:rFonts w:ascii="Tahoma" w:hAnsi="Tahoma" w:cs="Tahoma"/>
            <w:noProof/>
            <w:color w:val="833C0B" w:themeColor="accent2" w:themeShade="80"/>
          </w:rPr>
          <w:fldChar w:fldCharType="end"/>
        </w:r>
        <w:r w:rsidRPr="00812B39">
          <w:rPr>
            <w:rFonts w:ascii="Tahoma" w:hAnsi="Tahoma" w:cs="Tahoma"/>
            <w:color w:val="833C0B" w:themeColor="accent2" w:themeShade="80"/>
          </w:rPr>
          <w:t xml:space="preserve"> </w:t>
        </w:r>
        <w:r>
          <w:rPr>
            <w:rFonts w:ascii="Tahoma" w:hAnsi="Tahoma" w:cs="Tahoma"/>
            <w:color w:val="833C0B" w:themeColor="accent2" w:themeShade="80"/>
          </w:rPr>
          <w:t xml:space="preserve">- </w:t>
        </w:r>
        <w:r>
          <w:rPr>
            <w:rFonts w:ascii="Tahoma" w:hAnsi="Tahoma" w:cs="Tahoma"/>
            <w:color w:val="833C0B" w:themeColor="accent2" w:themeShade="80"/>
          </w:rPr>
          <w:sym w:font="Symbol" w:char="F0A7"/>
        </w:r>
        <w:r>
          <w:rPr>
            <w:rFonts w:ascii="Tahoma" w:hAnsi="Tahoma" w:cs="Tahoma"/>
            <w:color w:val="833C0B" w:themeColor="accent2" w:themeShade="80"/>
          </w:rPr>
          <w:sym w:font="Symbol" w:char="F0AA"/>
        </w:r>
        <w:r>
          <w:rPr>
            <w:rFonts w:ascii="Tahoma" w:hAnsi="Tahoma" w:cs="Tahoma"/>
            <w:color w:val="833C0B" w:themeColor="accent2" w:themeShade="80"/>
          </w:rPr>
          <w:sym w:font="Symbol" w:char="F0A9"/>
        </w:r>
        <w:r>
          <w:rPr>
            <w:rFonts w:ascii="Tahoma" w:hAnsi="Tahoma" w:cs="Tahoma"/>
            <w:color w:val="833C0B" w:themeColor="accent2" w:themeShade="80"/>
          </w:rPr>
          <w:sym w:font="Symbol" w:char="F0A8"/>
        </w:r>
      </w:sdtContent>
    </w:sdt>
  </w:p>
  <w:p w14:paraId="75E622F2" w14:textId="5375805E" w:rsidR="00520281" w:rsidRDefault="00520281" w:rsidP="00520281">
    <w:pPr>
      <w:pStyle w:val="Footer"/>
      <w:tabs>
        <w:tab w:val="clear" w:pos="4680"/>
        <w:tab w:val="clear" w:pos="9360"/>
        <w:tab w:val="left" w:pos="300"/>
        <w:tab w:val="left" w:pos="274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29357" w14:textId="77777777" w:rsidR="004D1946" w:rsidRDefault="004D1946" w:rsidP="00520281">
      <w:pPr>
        <w:spacing w:after="0" w:line="240" w:lineRule="auto"/>
      </w:pPr>
      <w:r>
        <w:separator/>
      </w:r>
    </w:p>
  </w:footnote>
  <w:footnote w:type="continuationSeparator" w:id="0">
    <w:p w14:paraId="2116E946" w14:textId="77777777" w:rsidR="004D1946" w:rsidRDefault="004D1946" w:rsidP="005202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C8923" w14:textId="0350A55C" w:rsidR="00520281" w:rsidRDefault="00520281">
    <w:pPr>
      <w:pStyle w:val="Header"/>
    </w:pPr>
    <w:r w:rsidRPr="00826C16">
      <w:rPr>
        <w:rFonts w:ascii="Cambria" w:hAnsi="Cambria" w:cstheme="minorHAnsi"/>
        <w:b/>
        <w:bCs/>
        <w:i/>
        <w:iCs/>
        <w:noProof/>
        <w:highlight w:val="lightGray"/>
      </w:rPr>
      <mc:AlternateContent>
        <mc:Choice Requires="wps">
          <w:drawing>
            <wp:anchor distT="0" distB="0" distL="114300" distR="114300" simplePos="0" relativeHeight="251661312" behindDoc="1" locked="0" layoutInCell="1" allowOverlap="1" wp14:anchorId="16399958" wp14:editId="4EF308C4">
              <wp:simplePos x="0" y="0"/>
              <wp:positionH relativeFrom="margin">
                <wp:posOffset>-514350</wp:posOffset>
              </wp:positionH>
              <wp:positionV relativeFrom="paragraph">
                <wp:posOffset>209550</wp:posOffset>
              </wp:positionV>
              <wp:extent cx="7000875" cy="9264015"/>
              <wp:effectExtent l="0" t="0" r="28575" b="13335"/>
              <wp:wrapNone/>
              <wp:docPr id="1571261671" name="Flowchart: Alternate Process 2"/>
              <wp:cNvGraphicFramePr/>
              <a:graphic xmlns:a="http://schemas.openxmlformats.org/drawingml/2006/main">
                <a:graphicData uri="http://schemas.microsoft.com/office/word/2010/wordprocessingShape">
                  <wps:wsp>
                    <wps:cNvSpPr/>
                    <wps:spPr>
                      <a:xfrm flipH="1">
                        <a:off x="0" y="0"/>
                        <a:ext cx="7000875" cy="9264015"/>
                      </a:xfrm>
                      <a:prstGeom prst="round2DiagRect">
                        <a:avLst>
                          <a:gd name="adj1" fmla="val 7890"/>
                          <a:gd name="adj2" fmla="val 0"/>
                        </a:avLst>
                      </a:prstGeom>
                      <a:ln>
                        <a:solidFill>
                          <a:schemeClr val="accent2">
                            <a:lumMod val="75000"/>
                          </a:schemeClr>
                        </a:solidFill>
                        <a:prstDash val="dashDot"/>
                      </a:ln>
                    </wps:spPr>
                    <wps:style>
                      <a:lnRef idx="2">
                        <a:schemeClr val="dk1"/>
                      </a:lnRef>
                      <a:fillRef idx="1">
                        <a:schemeClr val="lt1"/>
                      </a:fillRef>
                      <a:effectRef idx="0">
                        <a:schemeClr val="dk1"/>
                      </a:effectRef>
                      <a:fontRef idx="minor">
                        <a:schemeClr val="dk1"/>
                      </a:fontRef>
                    </wps:style>
                    <wps:txbx>
                      <w:txbxContent>
                        <w:p w14:paraId="562365AE" w14:textId="77777777" w:rsidR="00520281" w:rsidRDefault="00520281" w:rsidP="0052028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399958" id="Flowchart: Alternate Process 2" o:spid="_x0000_s1026" style="position:absolute;margin-left:-40.5pt;margin-top:16.5pt;width:551.25pt;height:729.45pt;flip:x;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7000875,92640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" adj="-11796480,,5400" path="m552369,l7000875,r,l7000875,8711646v,305065,-247304,552369,-552369,552369l,9264015r,l,552369c,247304,247304,,552369,xe" fillcolor="white [3201]" strokecolor="#c45911 [2405]" strokeweight="1pt">
              <v:stroke dashstyle="dashDot" joinstyle="miter"/>
              <v:formulas/>
              <v:path arrowok="t" o:connecttype="custom" o:connectlocs="552369,0;7000875,0;7000875,0;7000875,8711646;6448506,9264015;0,9264015;0,9264015;0,552369;552369,0" o:connectangles="0,0,0,0,0,0,0,0,0" textboxrect="0,0,7000875,9264015"/>
              <v:textbox>
                <w:txbxContent>
                  <w:p w14:paraId="562365AE" w14:textId="77777777" w:rsidR="00520281" w:rsidRDefault="00520281" w:rsidP="00520281">
                    <w:pPr>
                      <w:jc w:val="center"/>
                    </w:pPr>
                  </w:p>
                </w:txbxContent>
              </v:textbox>
              <w10:wrap anchorx="margin"/>
            </v:shape>
          </w:pict>
        </mc:Fallback>
      </mc:AlternateContent>
    </w:r>
    <w:r>
      <w:rPr>
        <w:rFonts w:ascii="Cambria" w:hAnsi="Cambria" w:cstheme="minorHAnsi"/>
        <w:b/>
        <w:bCs/>
        <w:highlight w:val="lightGray"/>
      </w:rPr>
      <w:t>Thầy Phát Dạy Toán</w:t>
    </w:r>
    <w:r>
      <w:rPr>
        <w:rFonts w:ascii="Cambria" w:hAnsi="Cambria" w:cstheme="minorHAnsi"/>
        <w:b/>
        <w:bCs/>
        <w:highlight w:val="lightGray"/>
      </w:rPr>
      <w:tab/>
    </w:r>
    <w:r>
      <w:rPr>
        <w:rFonts w:ascii="Cambria" w:hAnsi="Cambria" w:cstheme="minorHAnsi"/>
        <w:b/>
        <w:bCs/>
        <w:highlight w:val="lightGray"/>
      </w:rPr>
      <w:tab/>
      <w:t>Tài liệu học tập Toán 9</w:t>
    </w:r>
    <w:r w:rsidRPr="00826C16">
      <w:rPr>
        <w:rFonts w:ascii="Cambria" w:hAnsi="Cambria" w:cstheme="minorHAnsi"/>
        <w:b/>
        <w:bCs/>
        <w:i/>
        <w:iCs/>
        <w:noProof/>
        <w:highlight w:val="lightGray"/>
      </w:rPr>
      <w:t xml:space="preserve"> </w:t>
    </w:r>
    <w:r w:rsidRPr="00826C16">
      <w:rPr>
        <w:rFonts w:ascii="Cambria" w:hAnsi="Cambria" w:cstheme="minorHAnsi"/>
        <w:b/>
        <w:bCs/>
        <w:noProof/>
        <w:highlight w:val="lightGray"/>
      </w:rPr>
      <w:drawing>
        <wp:anchor distT="0" distB="0" distL="114300" distR="114300" simplePos="0" relativeHeight="251659264" behindDoc="1" locked="0" layoutInCell="1" allowOverlap="1" wp14:anchorId="1C783F0A" wp14:editId="2B8379A2">
          <wp:simplePos x="0" y="0"/>
          <wp:positionH relativeFrom="page">
            <wp:posOffset>-28575</wp:posOffset>
          </wp:positionH>
          <wp:positionV relativeFrom="paragraph">
            <wp:posOffset>-605155</wp:posOffset>
          </wp:positionV>
          <wp:extent cx="7983855" cy="11310620"/>
          <wp:effectExtent l="0" t="0" r="0" b="5080"/>
          <wp:wrapNone/>
          <wp:docPr id="658621532" name="Picture 1" descr="A grid of pink and whit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19926" name="Picture 1" descr="A grid of pink and white line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983855" cy="1131062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97DE5"/>
    <w:multiLevelType w:val="hybridMultilevel"/>
    <w:tmpl w:val="06D8EA60"/>
    <w:lvl w:ilvl="0" w:tplc="04090009">
      <w:start w:val="1"/>
      <w:numFmt w:val="bullet"/>
      <w:lvlText w:val=""/>
      <w:lvlJc w:val="left"/>
      <w:pPr>
        <w:ind w:left="780" w:hanging="360"/>
      </w:pPr>
      <w:rPr>
        <w:rFonts w:ascii="Wingdings" w:hAnsi="Wingdings" w:hint="default"/>
      </w:rPr>
    </w:lvl>
    <w:lvl w:ilvl="1" w:tplc="042A0003" w:tentative="1">
      <w:start w:val="1"/>
      <w:numFmt w:val="bullet"/>
      <w:lvlText w:val="o"/>
      <w:lvlJc w:val="left"/>
      <w:pPr>
        <w:ind w:left="1500" w:hanging="360"/>
      </w:pPr>
      <w:rPr>
        <w:rFonts w:ascii="Courier New" w:hAnsi="Courier New" w:cs="Courier New" w:hint="default"/>
      </w:rPr>
    </w:lvl>
    <w:lvl w:ilvl="2" w:tplc="042A0005" w:tentative="1">
      <w:start w:val="1"/>
      <w:numFmt w:val="bullet"/>
      <w:lvlText w:val=""/>
      <w:lvlJc w:val="left"/>
      <w:pPr>
        <w:ind w:left="2220" w:hanging="360"/>
      </w:pPr>
      <w:rPr>
        <w:rFonts w:ascii="Wingdings" w:hAnsi="Wingdings" w:hint="default"/>
      </w:rPr>
    </w:lvl>
    <w:lvl w:ilvl="3" w:tplc="042A0001" w:tentative="1">
      <w:start w:val="1"/>
      <w:numFmt w:val="bullet"/>
      <w:lvlText w:val=""/>
      <w:lvlJc w:val="left"/>
      <w:pPr>
        <w:ind w:left="2940" w:hanging="360"/>
      </w:pPr>
      <w:rPr>
        <w:rFonts w:ascii="Symbol" w:hAnsi="Symbol" w:hint="default"/>
      </w:rPr>
    </w:lvl>
    <w:lvl w:ilvl="4" w:tplc="042A0003" w:tentative="1">
      <w:start w:val="1"/>
      <w:numFmt w:val="bullet"/>
      <w:lvlText w:val="o"/>
      <w:lvlJc w:val="left"/>
      <w:pPr>
        <w:ind w:left="3660" w:hanging="360"/>
      </w:pPr>
      <w:rPr>
        <w:rFonts w:ascii="Courier New" w:hAnsi="Courier New" w:cs="Courier New" w:hint="default"/>
      </w:rPr>
    </w:lvl>
    <w:lvl w:ilvl="5" w:tplc="042A0005" w:tentative="1">
      <w:start w:val="1"/>
      <w:numFmt w:val="bullet"/>
      <w:lvlText w:val=""/>
      <w:lvlJc w:val="left"/>
      <w:pPr>
        <w:ind w:left="4380" w:hanging="360"/>
      </w:pPr>
      <w:rPr>
        <w:rFonts w:ascii="Wingdings" w:hAnsi="Wingdings" w:hint="default"/>
      </w:rPr>
    </w:lvl>
    <w:lvl w:ilvl="6" w:tplc="042A0001" w:tentative="1">
      <w:start w:val="1"/>
      <w:numFmt w:val="bullet"/>
      <w:lvlText w:val=""/>
      <w:lvlJc w:val="left"/>
      <w:pPr>
        <w:ind w:left="5100" w:hanging="360"/>
      </w:pPr>
      <w:rPr>
        <w:rFonts w:ascii="Symbol" w:hAnsi="Symbol" w:hint="default"/>
      </w:rPr>
    </w:lvl>
    <w:lvl w:ilvl="7" w:tplc="042A0003" w:tentative="1">
      <w:start w:val="1"/>
      <w:numFmt w:val="bullet"/>
      <w:lvlText w:val="o"/>
      <w:lvlJc w:val="left"/>
      <w:pPr>
        <w:ind w:left="5820" w:hanging="360"/>
      </w:pPr>
      <w:rPr>
        <w:rFonts w:ascii="Courier New" w:hAnsi="Courier New" w:cs="Courier New" w:hint="default"/>
      </w:rPr>
    </w:lvl>
    <w:lvl w:ilvl="8" w:tplc="042A0005" w:tentative="1">
      <w:start w:val="1"/>
      <w:numFmt w:val="bullet"/>
      <w:lvlText w:val=""/>
      <w:lvlJc w:val="left"/>
      <w:pPr>
        <w:ind w:left="6540" w:hanging="360"/>
      </w:pPr>
      <w:rPr>
        <w:rFonts w:ascii="Wingdings" w:hAnsi="Wingdings" w:hint="default"/>
      </w:rPr>
    </w:lvl>
  </w:abstractNum>
  <w:abstractNum w:abstractNumId="1" w15:restartNumberingAfterBreak="0">
    <w:nsid w:val="2DD57432"/>
    <w:multiLevelType w:val="hybridMultilevel"/>
    <w:tmpl w:val="B43ABFFA"/>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3232B6F5"/>
    <w:multiLevelType w:val="multilevel"/>
    <w:tmpl w:val="3232B6F5"/>
    <w:lvl w:ilvl="0">
      <w:start w:val="1"/>
      <w:numFmt w:val="lowerLetter"/>
      <w:lvlText w:val="%1)"/>
      <w:lvlJc w:val="left"/>
      <w:pPr>
        <w:tabs>
          <w:tab w:val="left" w:pos="845"/>
        </w:tabs>
        <w:ind w:left="845" w:hanging="65"/>
      </w:pPr>
      <w:rPr>
        <w:rFonts w:ascii="Palatino Linotype" w:hAnsi="Palatino Linotype" w:hint="default"/>
      </w:rPr>
    </w:lvl>
    <w:lvl w:ilvl="1">
      <w:start w:val="1"/>
      <w:numFmt w:val="lowerLetter"/>
      <w:lvlText w:val="%2."/>
      <w:lvlJc w:val="left"/>
      <w:pPr>
        <w:tabs>
          <w:tab w:val="left" w:pos="845"/>
        </w:tabs>
        <w:ind w:left="845" w:firstLine="655"/>
      </w:pPr>
      <w:rPr>
        <w:rFonts w:hint="default"/>
      </w:rPr>
    </w:lvl>
    <w:lvl w:ilvl="2">
      <w:start w:val="1"/>
      <w:numFmt w:val="lowerRoman"/>
      <w:lvlText w:val="%3."/>
      <w:lvlJc w:val="right"/>
      <w:pPr>
        <w:tabs>
          <w:tab w:val="left" w:pos="845"/>
        </w:tabs>
        <w:ind w:left="845" w:firstLine="1555"/>
      </w:pPr>
      <w:rPr>
        <w:rFonts w:hint="default"/>
      </w:rPr>
    </w:lvl>
    <w:lvl w:ilvl="3">
      <w:start w:val="1"/>
      <w:numFmt w:val="decimal"/>
      <w:lvlText w:val="%4."/>
      <w:lvlJc w:val="left"/>
      <w:pPr>
        <w:tabs>
          <w:tab w:val="left" w:pos="845"/>
        </w:tabs>
        <w:ind w:left="845" w:firstLine="2095"/>
      </w:pPr>
      <w:rPr>
        <w:rFonts w:hint="default"/>
      </w:rPr>
    </w:lvl>
    <w:lvl w:ilvl="4">
      <w:start w:val="1"/>
      <w:numFmt w:val="lowerLetter"/>
      <w:lvlText w:val="%5."/>
      <w:lvlJc w:val="left"/>
      <w:pPr>
        <w:tabs>
          <w:tab w:val="left" w:pos="845"/>
        </w:tabs>
        <w:ind w:left="845" w:firstLine="2815"/>
      </w:pPr>
      <w:rPr>
        <w:rFonts w:hint="default"/>
      </w:rPr>
    </w:lvl>
    <w:lvl w:ilvl="5">
      <w:start w:val="1"/>
      <w:numFmt w:val="lowerRoman"/>
      <w:lvlText w:val="%6."/>
      <w:lvlJc w:val="right"/>
      <w:pPr>
        <w:tabs>
          <w:tab w:val="left" w:pos="845"/>
        </w:tabs>
        <w:ind w:left="845" w:firstLine="3715"/>
      </w:pPr>
      <w:rPr>
        <w:rFonts w:hint="default"/>
      </w:rPr>
    </w:lvl>
    <w:lvl w:ilvl="6">
      <w:start w:val="1"/>
      <w:numFmt w:val="decimal"/>
      <w:lvlText w:val="%7."/>
      <w:lvlJc w:val="left"/>
      <w:pPr>
        <w:tabs>
          <w:tab w:val="left" w:pos="845"/>
        </w:tabs>
        <w:ind w:left="845" w:firstLine="4255"/>
      </w:pPr>
      <w:rPr>
        <w:rFonts w:hint="default"/>
      </w:rPr>
    </w:lvl>
    <w:lvl w:ilvl="7">
      <w:start w:val="1"/>
      <w:numFmt w:val="lowerLetter"/>
      <w:lvlText w:val="%8."/>
      <w:lvlJc w:val="left"/>
      <w:pPr>
        <w:tabs>
          <w:tab w:val="left" w:pos="845"/>
        </w:tabs>
        <w:ind w:left="845" w:firstLine="4975"/>
      </w:pPr>
      <w:rPr>
        <w:rFonts w:hint="default"/>
      </w:rPr>
    </w:lvl>
    <w:lvl w:ilvl="8">
      <w:start w:val="1"/>
      <w:numFmt w:val="lowerRoman"/>
      <w:lvlText w:val="%9."/>
      <w:lvlJc w:val="right"/>
      <w:pPr>
        <w:tabs>
          <w:tab w:val="left" w:pos="845"/>
        </w:tabs>
        <w:ind w:left="845" w:firstLine="5875"/>
      </w:pPr>
      <w:rPr>
        <w:rFonts w:hint="default"/>
      </w:rPr>
    </w:lvl>
  </w:abstractNum>
  <w:abstractNum w:abstractNumId="3" w15:restartNumberingAfterBreak="0">
    <w:nsid w:val="37305954"/>
    <w:multiLevelType w:val="hybridMultilevel"/>
    <w:tmpl w:val="86803F88"/>
    <w:lvl w:ilvl="0" w:tplc="F64C6084">
      <w:start w:val="1"/>
      <w:numFmt w:val="decimal"/>
      <w:lvlText w:val="Bài %1:"/>
      <w:lvlJc w:val="left"/>
      <w:pPr>
        <w:ind w:left="810" w:hanging="360"/>
      </w:pPr>
      <w:rPr>
        <w:rFonts w:hint="default"/>
        <w:b/>
        <w:i w:val="0"/>
        <w:caps w:val="0"/>
        <w:strike w:val="0"/>
        <w:dstrike w:val="0"/>
        <w:shadow w:val="0"/>
        <w:emboss w:val="0"/>
        <w:imprint w:val="0"/>
        <w:vanish w:val="0"/>
        <w:sz w:val="26"/>
        <w:szCs w:val="26"/>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BB21B9"/>
    <w:multiLevelType w:val="hybridMultilevel"/>
    <w:tmpl w:val="2520C8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6620F5"/>
    <w:multiLevelType w:val="hybridMultilevel"/>
    <w:tmpl w:val="9C4CA8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08618C3"/>
    <w:multiLevelType w:val="hybridMultilevel"/>
    <w:tmpl w:val="16169EA4"/>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70862692"/>
    <w:multiLevelType w:val="hybridMultilevel"/>
    <w:tmpl w:val="C986A0A8"/>
    <w:lvl w:ilvl="0" w:tplc="042A0001">
      <w:start w:val="1"/>
      <w:numFmt w:val="bullet"/>
      <w:lvlText w:val=""/>
      <w:lvlJc w:val="left"/>
      <w:pPr>
        <w:ind w:left="1842" w:hanging="360"/>
      </w:pPr>
      <w:rPr>
        <w:rFonts w:ascii="Symbol" w:hAnsi="Symbol" w:hint="default"/>
      </w:rPr>
    </w:lvl>
    <w:lvl w:ilvl="1" w:tplc="042A0003" w:tentative="1">
      <w:start w:val="1"/>
      <w:numFmt w:val="bullet"/>
      <w:lvlText w:val="o"/>
      <w:lvlJc w:val="left"/>
      <w:pPr>
        <w:ind w:left="2562" w:hanging="360"/>
      </w:pPr>
      <w:rPr>
        <w:rFonts w:ascii="Courier New" w:hAnsi="Courier New" w:cs="Courier New" w:hint="default"/>
      </w:rPr>
    </w:lvl>
    <w:lvl w:ilvl="2" w:tplc="042A0005" w:tentative="1">
      <w:start w:val="1"/>
      <w:numFmt w:val="bullet"/>
      <w:lvlText w:val=""/>
      <w:lvlJc w:val="left"/>
      <w:pPr>
        <w:ind w:left="3282" w:hanging="360"/>
      </w:pPr>
      <w:rPr>
        <w:rFonts w:ascii="Wingdings" w:hAnsi="Wingdings" w:hint="default"/>
      </w:rPr>
    </w:lvl>
    <w:lvl w:ilvl="3" w:tplc="042A0001" w:tentative="1">
      <w:start w:val="1"/>
      <w:numFmt w:val="bullet"/>
      <w:lvlText w:val=""/>
      <w:lvlJc w:val="left"/>
      <w:pPr>
        <w:ind w:left="4002" w:hanging="360"/>
      </w:pPr>
      <w:rPr>
        <w:rFonts w:ascii="Symbol" w:hAnsi="Symbol" w:hint="default"/>
      </w:rPr>
    </w:lvl>
    <w:lvl w:ilvl="4" w:tplc="042A0003" w:tentative="1">
      <w:start w:val="1"/>
      <w:numFmt w:val="bullet"/>
      <w:lvlText w:val="o"/>
      <w:lvlJc w:val="left"/>
      <w:pPr>
        <w:ind w:left="4722" w:hanging="360"/>
      </w:pPr>
      <w:rPr>
        <w:rFonts w:ascii="Courier New" w:hAnsi="Courier New" w:cs="Courier New" w:hint="default"/>
      </w:rPr>
    </w:lvl>
    <w:lvl w:ilvl="5" w:tplc="042A0005" w:tentative="1">
      <w:start w:val="1"/>
      <w:numFmt w:val="bullet"/>
      <w:lvlText w:val=""/>
      <w:lvlJc w:val="left"/>
      <w:pPr>
        <w:ind w:left="5442" w:hanging="360"/>
      </w:pPr>
      <w:rPr>
        <w:rFonts w:ascii="Wingdings" w:hAnsi="Wingdings" w:hint="default"/>
      </w:rPr>
    </w:lvl>
    <w:lvl w:ilvl="6" w:tplc="042A0001" w:tentative="1">
      <w:start w:val="1"/>
      <w:numFmt w:val="bullet"/>
      <w:lvlText w:val=""/>
      <w:lvlJc w:val="left"/>
      <w:pPr>
        <w:ind w:left="6162" w:hanging="360"/>
      </w:pPr>
      <w:rPr>
        <w:rFonts w:ascii="Symbol" w:hAnsi="Symbol" w:hint="default"/>
      </w:rPr>
    </w:lvl>
    <w:lvl w:ilvl="7" w:tplc="042A0003" w:tentative="1">
      <w:start w:val="1"/>
      <w:numFmt w:val="bullet"/>
      <w:lvlText w:val="o"/>
      <w:lvlJc w:val="left"/>
      <w:pPr>
        <w:ind w:left="6882" w:hanging="360"/>
      </w:pPr>
      <w:rPr>
        <w:rFonts w:ascii="Courier New" w:hAnsi="Courier New" w:cs="Courier New" w:hint="default"/>
      </w:rPr>
    </w:lvl>
    <w:lvl w:ilvl="8" w:tplc="042A0005" w:tentative="1">
      <w:start w:val="1"/>
      <w:numFmt w:val="bullet"/>
      <w:lvlText w:val=""/>
      <w:lvlJc w:val="left"/>
      <w:pPr>
        <w:ind w:left="7602" w:hanging="360"/>
      </w:pPr>
      <w:rPr>
        <w:rFonts w:ascii="Wingdings" w:hAnsi="Wingdings" w:hint="default"/>
      </w:rPr>
    </w:lvl>
  </w:abstractNum>
  <w:abstractNum w:abstractNumId="8" w15:restartNumberingAfterBreak="0">
    <w:nsid w:val="7CC9082D"/>
    <w:multiLevelType w:val="hybridMultilevel"/>
    <w:tmpl w:val="A370A7B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7E124045"/>
    <w:multiLevelType w:val="hybridMultilevel"/>
    <w:tmpl w:val="9C4CA8D6"/>
    <w:lvl w:ilvl="0" w:tplc="0409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099446207">
    <w:abstractNumId w:val="2"/>
  </w:num>
  <w:num w:numId="2" w16cid:durableId="1364013628">
    <w:abstractNumId w:val="7"/>
  </w:num>
  <w:num w:numId="3" w16cid:durableId="987898051">
    <w:abstractNumId w:val="3"/>
  </w:num>
  <w:num w:numId="4" w16cid:durableId="1893691237">
    <w:abstractNumId w:val="1"/>
  </w:num>
  <w:num w:numId="5" w16cid:durableId="545917568">
    <w:abstractNumId w:val="9"/>
  </w:num>
  <w:num w:numId="6" w16cid:durableId="1923097792">
    <w:abstractNumId w:val="5"/>
  </w:num>
  <w:num w:numId="7" w16cid:durableId="1082797658">
    <w:abstractNumId w:val="6"/>
  </w:num>
  <w:num w:numId="8" w16cid:durableId="1833136771">
    <w:abstractNumId w:val="8"/>
  </w:num>
  <w:num w:numId="9" w16cid:durableId="112293497">
    <w:abstractNumId w:val="4"/>
  </w:num>
  <w:num w:numId="10" w16cid:durableId="116786053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hanh Nguyen">
    <w15:presenceInfo w15:providerId="None" w15:userId="Khanh Nguye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281"/>
    <w:rsid w:val="002849D9"/>
    <w:rsid w:val="002F2149"/>
    <w:rsid w:val="003425B0"/>
    <w:rsid w:val="00391D72"/>
    <w:rsid w:val="003C0798"/>
    <w:rsid w:val="004D1946"/>
    <w:rsid w:val="004D7CC5"/>
    <w:rsid w:val="00520281"/>
    <w:rsid w:val="0073036A"/>
    <w:rsid w:val="007E1731"/>
    <w:rsid w:val="00BD40CA"/>
    <w:rsid w:val="00C05483"/>
    <w:rsid w:val="00CB5B08"/>
    <w:rsid w:val="00D269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213FE1"/>
  <w15:chartTrackingRefBased/>
  <w15:docId w15:val="{C073E681-3F62-4CCF-99A9-0360E587A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2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02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02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02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02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02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2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2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2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2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02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02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02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02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02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2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2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281"/>
    <w:rPr>
      <w:rFonts w:eastAsiaTheme="majorEastAsia" w:cstheme="majorBidi"/>
      <w:color w:val="272727" w:themeColor="text1" w:themeTint="D8"/>
    </w:rPr>
  </w:style>
  <w:style w:type="paragraph" w:styleId="Title">
    <w:name w:val="Title"/>
    <w:basedOn w:val="Normal"/>
    <w:next w:val="Normal"/>
    <w:link w:val="TitleChar"/>
    <w:uiPriority w:val="10"/>
    <w:qFormat/>
    <w:rsid w:val="005202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2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2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2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281"/>
    <w:pPr>
      <w:spacing w:before="160"/>
      <w:jc w:val="center"/>
    </w:pPr>
    <w:rPr>
      <w:i/>
      <w:iCs/>
      <w:color w:val="404040" w:themeColor="text1" w:themeTint="BF"/>
    </w:rPr>
  </w:style>
  <w:style w:type="character" w:customStyle="1" w:styleId="QuoteChar">
    <w:name w:val="Quote Char"/>
    <w:basedOn w:val="DefaultParagraphFont"/>
    <w:link w:val="Quote"/>
    <w:uiPriority w:val="29"/>
    <w:rsid w:val="00520281"/>
    <w:rPr>
      <w:i/>
      <w:iCs/>
      <w:color w:val="404040" w:themeColor="text1" w:themeTint="BF"/>
    </w:rPr>
  </w:style>
  <w:style w:type="paragraph" w:styleId="ListParagraph">
    <w:name w:val="List Paragraph"/>
    <w:basedOn w:val="Normal"/>
    <w:link w:val="ListParagraphChar"/>
    <w:uiPriority w:val="1"/>
    <w:qFormat/>
    <w:rsid w:val="00520281"/>
    <w:pPr>
      <w:ind w:left="720"/>
      <w:contextualSpacing/>
    </w:pPr>
  </w:style>
  <w:style w:type="character" w:styleId="IntenseEmphasis">
    <w:name w:val="Intense Emphasis"/>
    <w:basedOn w:val="DefaultParagraphFont"/>
    <w:uiPriority w:val="21"/>
    <w:qFormat/>
    <w:rsid w:val="00520281"/>
    <w:rPr>
      <w:i/>
      <w:iCs/>
      <w:color w:val="2F5496" w:themeColor="accent1" w:themeShade="BF"/>
    </w:rPr>
  </w:style>
  <w:style w:type="paragraph" w:styleId="IntenseQuote">
    <w:name w:val="Intense Quote"/>
    <w:basedOn w:val="Normal"/>
    <w:next w:val="Normal"/>
    <w:link w:val="IntenseQuoteChar"/>
    <w:uiPriority w:val="30"/>
    <w:qFormat/>
    <w:rsid w:val="005202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0281"/>
    <w:rPr>
      <w:i/>
      <w:iCs/>
      <w:color w:val="2F5496" w:themeColor="accent1" w:themeShade="BF"/>
    </w:rPr>
  </w:style>
  <w:style w:type="character" w:styleId="IntenseReference">
    <w:name w:val="Intense Reference"/>
    <w:basedOn w:val="DefaultParagraphFont"/>
    <w:uiPriority w:val="32"/>
    <w:qFormat/>
    <w:rsid w:val="00520281"/>
    <w:rPr>
      <w:b/>
      <w:bCs/>
      <w:smallCaps/>
      <w:color w:val="2F5496" w:themeColor="accent1" w:themeShade="BF"/>
      <w:spacing w:val="5"/>
    </w:rPr>
  </w:style>
  <w:style w:type="table" w:styleId="TableGrid">
    <w:name w:val="Table Grid"/>
    <w:aliases w:val="tham khao"/>
    <w:basedOn w:val="TableNormal"/>
    <w:uiPriority w:val="59"/>
    <w:qFormat/>
    <w:rsid w:val="00520281"/>
    <w:pPr>
      <w:spacing w:after="0" w:line="240" w:lineRule="auto"/>
    </w:pPr>
    <w:rPr>
      <w:rFonts w:ascii="Times New Roman" w:hAnsi="Times New Roman"/>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1"/>
    <w:qFormat/>
    <w:rsid w:val="00520281"/>
  </w:style>
  <w:style w:type="paragraph" w:styleId="Header">
    <w:name w:val="header"/>
    <w:basedOn w:val="Normal"/>
    <w:link w:val="HeaderChar"/>
    <w:uiPriority w:val="99"/>
    <w:unhideWhenUsed/>
    <w:rsid w:val="005202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0281"/>
  </w:style>
  <w:style w:type="paragraph" w:styleId="Footer">
    <w:name w:val="footer"/>
    <w:basedOn w:val="Normal"/>
    <w:link w:val="FooterChar"/>
    <w:uiPriority w:val="99"/>
    <w:unhideWhenUsed/>
    <w:rsid w:val="005202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0281"/>
  </w:style>
  <w:style w:type="character" w:styleId="Emphasis">
    <w:name w:val="Emphasis"/>
    <w:basedOn w:val="DefaultParagraphFont"/>
    <w:uiPriority w:val="20"/>
    <w:qFormat/>
    <w:rsid w:val="00BD40C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oleObject" Target="embeddings/oleObject7.bin"/><Relationship Id="rId34" Type="http://schemas.microsoft.com/office/2007/relationships/hdphoto" Target="media/hdphoto1.wdp"/><Relationship Id="rId42" Type="http://schemas.openxmlformats.org/officeDocument/2006/relationships/image" Target="media/image24.png"/><Relationship Id="rId47" Type="http://schemas.openxmlformats.org/officeDocument/2006/relationships/image" Target="media/image28.emf"/><Relationship Id="rId50" Type="http://schemas.openxmlformats.org/officeDocument/2006/relationships/image" Target="media/image31.wmf"/><Relationship Id="rId55" Type="http://schemas.openxmlformats.org/officeDocument/2006/relationships/image" Target="media/image34.emf"/><Relationship Id="rId63"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wmf"/><Relationship Id="rId29" Type="http://schemas.openxmlformats.org/officeDocument/2006/relationships/image" Target="media/image14.png"/><Relationship Id="rId11" Type="http://schemas.openxmlformats.org/officeDocument/2006/relationships/oleObject" Target="embeddings/oleObject2.bin"/><Relationship Id="rId24" Type="http://schemas.openxmlformats.org/officeDocument/2006/relationships/image" Target="media/image10.wmf"/><Relationship Id="rId32" Type="http://schemas.openxmlformats.org/officeDocument/2006/relationships/oleObject" Target="embeddings/oleObject10.bin"/><Relationship Id="rId37" Type="http://schemas.microsoft.com/office/2007/relationships/hdphoto" Target="media/hdphoto2.wdp"/><Relationship Id="rId40" Type="http://schemas.openxmlformats.org/officeDocument/2006/relationships/image" Target="media/image22.png"/><Relationship Id="rId45" Type="http://schemas.openxmlformats.org/officeDocument/2006/relationships/oleObject" Target="embeddings/oleObject11.bin"/><Relationship Id="rId53" Type="http://schemas.openxmlformats.org/officeDocument/2006/relationships/oleObject" Target="embeddings/oleObject13.bin"/><Relationship Id="rId58" Type="http://schemas.openxmlformats.org/officeDocument/2006/relationships/image" Target="media/image36.wmf"/><Relationship Id="rId66" Type="http://schemas.microsoft.com/office/2011/relationships/people" Target="people.xml"/><Relationship Id="rId5" Type="http://schemas.openxmlformats.org/officeDocument/2006/relationships/footnotes" Target="footnotes.xml"/><Relationship Id="rId61" Type="http://schemas.openxmlformats.org/officeDocument/2006/relationships/oleObject" Target="embeddings/oleObject16.bin"/><Relationship Id="rId19" Type="http://schemas.openxmlformats.org/officeDocument/2006/relationships/oleObject" Target="embeddings/oleObject6.bin"/><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18.png"/><Relationship Id="rId43" Type="http://schemas.openxmlformats.org/officeDocument/2006/relationships/image" Target="media/image25.emf"/><Relationship Id="rId48" Type="http://schemas.openxmlformats.org/officeDocument/2006/relationships/image" Target="media/image29.png"/><Relationship Id="rId56" Type="http://schemas.openxmlformats.org/officeDocument/2006/relationships/image" Target="media/image35.wmf"/><Relationship Id="rId64" Type="http://schemas.openxmlformats.org/officeDocument/2006/relationships/footer" Target="footer1.xml"/><Relationship Id="rId8" Type="http://schemas.openxmlformats.org/officeDocument/2006/relationships/image" Target="media/image2.wmf"/><Relationship Id="rId51" Type="http://schemas.openxmlformats.org/officeDocument/2006/relationships/oleObject" Target="embeddings/oleObject12.bin"/><Relationship Id="rId3" Type="http://schemas.openxmlformats.org/officeDocument/2006/relationships/settings" Target="settings.xml"/><Relationship Id="rId12" Type="http://schemas.openxmlformats.org/officeDocument/2006/relationships/image" Target="media/image4.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image" Target="media/image17.png"/><Relationship Id="rId38" Type="http://schemas.openxmlformats.org/officeDocument/2006/relationships/image" Target="media/image20.png"/><Relationship Id="rId46" Type="http://schemas.openxmlformats.org/officeDocument/2006/relationships/image" Target="media/image27.png"/><Relationship Id="rId59" Type="http://schemas.openxmlformats.org/officeDocument/2006/relationships/oleObject" Target="embeddings/oleObject15.bin"/><Relationship Id="rId67" Type="http://schemas.openxmlformats.org/officeDocument/2006/relationships/theme" Target="theme/theme1.xml"/><Relationship Id="rId20" Type="http://schemas.openxmlformats.org/officeDocument/2006/relationships/image" Target="media/image8.wmf"/><Relationship Id="rId41" Type="http://schemas.openxmlformats.org/officeDocument/2006/relationships/image" Target="media/image23.png"/><Relationship Id="rId54" Type="http://schemas.openxmlformats.org/officeDocument/2006/relationships/image" Target="media/image33.png"/><Relationship Id="rId62" Type="http://schemas.openxmlformats.org/officeDocument/2006/relationships/image" Target="media/image3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3.png"/><Relationship Id="rId36" Type="http://schemas.openxmlformats.org/officeDocument/2006/relationships/image" Target="media/image19.png"/><Relationship Id="rId49" Type="http://schemas.openxmlformats.org/officeDocument/2006/relationships/image" Target="media/image30.emf"/><Relationship Id="rId57" Type="http://schemas.openxmlformats.org/officeDocument/2006/relationships/oleObject" Target="embeddings/oleObject14.bin"/><Relationship Id="rId10" Type="http://schemas.openxmlformats.org/officeDocument/2006/relationships/image" Target="media/image3.wmf"/><Relationship Id="rId31" Type="http://schemas.openxmlformats.org/officeDocument/2006/relationships/image" Target="media/image16.wmf"/><Relationship Id="rId44" Type="http://schemas.openxmlformats.org/officeDocument/2006/relationships/image" Target="media/image26.wmf"/><Relationship Id="rId52" Type="http://schemas.openxmlformats.org/officeDocument/2006/relationships/image" Target="media/image32.wmf"/><Relationship Id="rId60" Type="http://schemas.openxmlformats.org/officeDocument/2006/relationships/image" Target="media/image37.wmf"/><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7.wmf"/><Relationship Id="rId39" Type="http://schemas.openxmlformats.org/officeDocument/2006/relationships/image" Target="media/image21.png"/></Relationships>
</file>

<file path=word/_rels/header1.xml.rels><?xml version="1.0" encoding="UTF-8" standalone="yes"?>
<Relationships xmlns="http://schemas.openxmlformats.org/package/2006/relationships"><Relationship Id="rId1"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1206</Words>
  <Characters>6878</Characters>
  <Application>Microsoft Office Word</Application>
  <DocSecurity>0</DocSecurity>
  <Lines>57</Lines>
  <Paragraphs>16</Paragraphs>
  <ScaleCrop>false</ScaleCrop>
  <Company/>
  <LinksUpToDate>false</LinksUpToDate>
  <CharactersWithSpaces>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Tan Phat</dc:creator>
  <cp:keywords/>
  <dc:description/>
  <cp:lastModifiedBy>Pham Tan Phat</cp:lastModifiedBy>
  <cp:revision>4</cp:revision>
  <dcterms:created xsi:type="dcterms:W3CDTF">2026-07-30T02:32:00Z</dcterms:created>
  <dcterms:modified xsi:type="dcterms:W3CDTF">2026-07-31T14:57:00Z</dcterms:modified>
</cp:coreProperties>
</file>