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0D1E" w14:textId="77777777" w:rsidR="0067197D" w:rsidRPr="0089306F" w:rsidRDefault="0067197D" w:rsidP="0067197D">
      <w:pPr>
        <w:spacing w:after="0" w:line="276" w:lineRule="auto"/>
        <w:jc w:val="center"/>
        <w:rPr>
          <w:rFonts w:ascii="Palatino Linotype" w:eastAsia="Arial" w:hAnsi="Palatino Linotype" w:cs="Times New Roman"/>
          <w:b/>
          <w:color w:val="FF0000"/>
          <w:sz w:val="36"/>
          <w:szCs w:val="36"/>
          <w:lang w:val="fr-FR"/>
        </w:rPr>
      </w:pPr>
      <w:r w:rsidRPr="0089306F">
        <w:rPr>
          <w:rFonts w:ascii="Palatino Linotype" w:eastAsia="Arial" w:hAnsi="Palatino Linotype" w:cs="Times New Roman"/>
          <w:b/>
          <w:color w:val="FF0000"/>
          <w:sz w:val="36"/>
          <w:szCs w:val="36"/>
        </w:rPr>
        <w:t xml:space="preserve">CHƯƠNG V: </w:t>
      </w:r>
      <w:r w:rsidRPr="0089306F">
        <w:rPr>
          <w:rFonts w:ascii="Palatino Linotype" w:eastAsia="Arial" w:hAnsi="Palatino Linotype" w:cs="Times New Roman"/>
          <w:b/>
          <w:color w:val="FF0000"/>
          <w:sz w:val="36"/>
          <w:szCs w:val="36"/>
          <w:lang w:val="fr-FR"/>
        </w:rPr>
        <w:t>ĐƯỜNG TRÒN</w:t>
      </w:r>
    </w:p>
    <w:p w14:paraId="0F2826CC" w14:textId="77777777" w:rsidR="0067197D" w:rsidRPr="0089306F" w:rsidRDefault="0067197D" w:rsidP="0067197D">
      <w:pPr>
        <w:spacing w:after="0" w:line="276" w:lineRule="auto"/>
        <w:jc w:val="center"/>
        <w:rPr>
          <w:rFonts w:ascii="Palatino Linotype" w:eastAsia="Arial" w:hAnsi="Palatino Linotype" w:cs="Times New Roman"/>
          <w:b/>
          <w:color w:val="000000" w:themeColor="text1"/>
          <w:sz w:val="32"/>
          <w:szCs w:val="32"/>
          <w:lang w:val="fr-FR"/>
        </w:rPr>
      </w:pPr>
      <w:r w:rsidRPr="0089306F">
        <w:rPr>
          <w:rFonts w:ascii="Palatino Linotype" w:eastAsia="Arial" w:hAnsi="Palatino Linotype" w:cs="Times New Roman"/>
          <w:b/>
          <w:color w:val="000000" w:themeColor="text1"/>
          <w:sz w:val="32"/>
          <w:szCs w:val="32"/>
        </w:rPr>
        <w:t xml:space="preserve">BÀI 1. </w:t>
      </w:r>
      <w:r w:rsidRPr="0089306F">
        <w:rPr>
          <w:rFonts w:ascii="Palatino Linotype" w:eastAsia="Arial" w:hAnsi="Palatino Linotype" w:cs="Times New Roman"/>
          <w:b/>
          <w:color w:val="000000" w:themeColor="text1"/>
          <w:sz w:val="32"/>
          <w:szCs w:val="32"/>
          <w:lang w:val="fr-FR"/>
        </w:rPr>
        <w:t>MỞ ĐẦU VỀ ĐƯỜNG TRÒN.</w:t>
      </w:r>
    </w:p>
    <w:p w14:paraId="12650CFF"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
          <w:lang w:val="fr-FR"/>
        </w:rPr>
      </w:pPr>
      <w:r w:rsidRPr="007A7E42">
        <w:rPr>
          <w:rFonts w:ascii="Palatino Linotype" w:eastAsia="Arial" w:hAnsi="Palatino Linotype" w:cs="Times New Roman"/>
          <w:noProof/>
        </w:rPr>
        <w:drawing>
          <wp:anchor distT="0" distB="0" distL="114300" distR="114300" simplePos="0" relativeHeight="251684864" behindDoc="1" locked="0" layoutInCell="1" allowOverlap="1" wp14:anchorId="29BEB750" wp14:editId="148B30F0">
            <wp:simplePos x="0" y="0"/>
            <wp:positionH relativeFrom="column">
              <wp:posOffset>4914880</wp:posOffset>
            </wp:positionH>
            <wp:positionV relativeFrom="paragraph">
              <wp:posOffset>254758</wp:posOffset>
            </wp:positionV>
            <wp:extent cx="1688465" cy="1297305"/>
            <wp:effectExtent l="0" t="0" r="6985" b="0"/>
            <wp:wrapSquare wrapText="bothSides"/>
            <wp:docPr id="17512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8465" cy="1297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E42">
        <w:rPr>
          <w:rFonts w:ascii="Palatino Linotype" w:eastAsia="Arial" w:hAnsi="Palatino Linotype" w:cs="Times New Roman"/>
          <w:b/>
          <w:lang w:val="fr-FR"/>
        </w:rPr>
        <w:t>1. Đ</w:t>
      </w:r>
      <w:r w:rsidRPr="007A7E42">
        <w:rPr>
          <w:rFonts w:ascii="Palatino Linotype" w:eastAsia="Arial" w:hAnsi="Palatino Linotype" w:cs="Times New Roman"/>
          <w:b/>
        </w:rPr>
        <w:t>ường tròn</w:t>
      </w:r>
    </w:p>
    <w:p w14:paraId="49B03E8B"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firstLine="567"/>
        <w:jc w:val="both"/>
        <w:rPr>
          <w:rFonts w:ascii="Palatino Linotype" w:eastAsia="Arial" w:hAnsi="Palatino Linotype" w:cs="Times New Roman"/>
        </w:rPr>
      </w:pPr>
      <w:r w:rsidRPr="007A7E42">
        <w:rPr>
          <w:rFonts w:ascii="Palatino Linotype" w:eastAsia="Arial" w:hAnsi="Palatino Linotype" w:cs="Times New Roman"/>
        </w:rPr>
        <w:t>Đường tròn tâm O bán kính R (với R &gt; 0) là hình gồm tất cả các điểm cách điểm O một khoảng bằng R. Kí hiệu (O; R) hoặc (O).</w:t>
      </w:r>
    </w:p>
    <w:p w14:paraId="095C4546"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firstLine="709"/>
        <w:jc w:val="both"/>
        <w:rPr>
          <w:rFonts w:ascii="Palatino Linotype" w:eastAsia="Arial" w:hAnsi="Palatino Linotype" w:cs="Times New Roman"/>
          <w:noProof/>
          <w:lang w:val="pt-BR" w:eastAsia="vi-VN"/>
        </w:rPr>
      </w:pPr>
      <w:r w:rsidRPr="007A7E42">
        <w:rPr>
          <w:rFonts w:ascii="Palatino Linotype" w:eastAsia="Arial" w:hAnsi="Palatino Linotype" w:cs="Times New Roman"/>
          <w:lang w:val="pt-BR"/>
        </w:rPr>
        <w:t xml:space="preserve">    </w:t>
      </w:r>
      <w:r w:rsidRPr="007A7E42">
        <w:rPr>
          <w:rFonts w:ascii="Palatino Linotype" w:eastAsia="Arial" w:hAnsi="Palatino Linotype" w:cs="Times New Roman"/>
        </w:rPr>
        <w:t xml:space="preserve">A thuộc (O; R) </w:t>
      </w:r>
      <w:r w:rsidRPr="007A7E42">
        <w:rPr>
          <w:rFonts w:ascii="Palatino Linotype" w:eastAsia="Arial" w:hAnsi="Palatino Linotype" w:cs="Times New Roman"/>
        </w:rPr>
        <w:sym w:font="Symbol" w:char="F0DB"/>
      </w:r>
      <w:r w:rsidRPr="007A7E42">
        <w:rPr>
          <w:rFonts w:ascii="Palatino Linotype" w:eastAsia="Arial" w:hAnsi="Palatino Linotype" w:cs="Times New Roman"/>
        </w:rPr>
        <w:t xml:space="preserve"> OA = R.</w:t>
      </w:r>
      <w:r w:rsidRPr="007A7E42">
        <w:rPr>
          <w:rFonts w:ascii="Palatino Linotype" w:eastAsia="Arial" w:hAnsi="Palatino Linotype" w:cs="Times New Roman"/>
          <w:noProof/>
          <w:lang w:eastAsia="vi-VN"/>
        </w:rPr>
        <w:t xml:space="preserve"> </w:t>
      </w:r>
    </w:p>
    <w:p w14:paraId="33DA3BB0"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firstLine="720"/>
        <w:jc w:val="both"/>
        <w:rPr>
          <w:rFonts w:ascii="Palatino Linotype" w:eastAsia="Arial" w:hAnsi="Palatino Linotype" w:cs="Times New Roman"/>
          <w:lang w:val="pt-BR"/>
        </w:rPr>
      </w:pPr>
      <w:r w:rsidRPr="007A7E42">
        <w:rPr>
          <w:rFonts w:ascii="Palatino Linotype" w:eastAsia="Arial" w:hAnsi="Palatino Linotype" w:cs="Times New Roman"/>
          <w:lang w:val="pt-BR"/>
        </w:rPr>
        <w:t xml:space="preserve">    B</w:t>
      </w:r>
      <w:r w:rsidRPr="007A7E42">
        <w:rPr>
          <w:rFonts w:ascii="Palatino Linotype" w:eastAsia="Arial" w:hAnsi="Palatino Linotype" w:cs="Times New Roman"/>
        </w:rPr>
        <w:t xml:space="preserve"> nằm ngoài (O; R) </w:t>
      </w:r>
      <w:r w:rsidRPr="007A7E42">
        <w:rPr>
          <w:rFonts w:ascii="Palatino Linotype" w:eastAsia="Arial" w:hAnsi="Palatino Linotype" w:cs="Times New Roman"/>
        </w:rPr>
        <w:sym w:font="Symbol" w:char="F0DB"/>
      </w:r>
      <w:r w:rsidRPr="007A7E42">
        <w:rPr>
          <w:rFonts w:ascii="Palatino Linotype" w:eastAsia="Arial" w:hAnsi="Palatino Linotype" w:cs="Times New Roman"/>
        </w:rPr>
        <w:t xml:space="preserve"> O</w:t>
      </w:r>
      <w:r w:rsidRPr="007A7E42">
        <w:rPr>
          <w:rFonts w:ascii="Palatino Linotype" w:eastAsia="Arial" w:hAnsi="Palatino Linotype" w:cs="Times New Roman"/>
          <w:lang w:val="pt-BR"/>
        </w:rPr>
        <w:t>B</w:t>
      </w:r>
      <w:r w:rsidRPr="007A7E42">
        <w:rPr>
          <w:rFonts w:ascii="Palatino Linotype" w:eastAsia="Arial" w:hAnsi="Palatino Linotype" w:cs="Times New Roman"/>
        </w:rPr>
        <w:t xml:space="preserve"> &gt; R.</w:t>
      </w:r>
    </w:p>
    <w:p w14:paraId="56309DB0"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firstLine="720"/>
        <w:jc w:val="both"/>
        <w:rPr>
          <w:rFonts w:ascii="Palatino Linotype" w:eastAsia="Arial" w:hAnsi="Palatino Linotype" w:cs="Times New Roman"/>
        </w:rPr>
      </w:pPr>
      <w:r w:rsidRPr="007A7E42">
        <w:rPr>
          <w:rFonts w:ascii="Palatino Linotype" w:eastAsia="Arial" w:hAnsi="Palatino Linotype" w:cs="Times New Roman"/>
          <w:lang w:val="pt-BR"/>
        </w:rPr>
        <w:t xml:space="preserve">    C</w:t>
      </w:r>
      <w:r w:rsidRPr="007A7E42">
        <w:rPr>
          <w:rFonts w:ascii="Palatino Linotype" w:eastAsia="Arial" w:hAnsi="Palatino Linotype" w:cs="Times New Roman"/>
        </w:rPr>
        <w:t xml:space="preserve"> nằm trong (O; R) </w:t>
      </w:r>
      <w:r w:rsidRPr="007A7E42">
        <w:rPr>
          <w:rFonts w:ascii="Palatino Linotype" w:eastAsia="Arial" w:hAnsi="Palatino Linotype" w:cs="Times New Roman"/>
        </w:rPr>
        <w:sym w:font="Symbol" w:char="F0DB"/>
      </w:r>
      <w:r w:rsidRPr="007A7E42">
        <w:rPr>
          <w:rFonts w:ascii="Palatino Linotype" w:eastAsia="Arial" w:hAnsi="Palatino Linotype" w:cs="Times New Roman"/>
        </w:rPr>
        <w:t xml:space="preserve"> O</w:t>
      </w:r>
      <w:r w:rsidRPr="007A7E42">
        <w:rPr>
          <w:rFonts w:ascii="Palatino Linotype" w:eastAsia="Arial" w:hAnsi="Palatino Linotype" w:cs="Times New Roman"/>
          <w:lang w:val="pt-BR"/>
        </w:rPr>
        <w:t>C</w:t>
      </w:r>
      <w:r w:rsidRPr="007A7E42">
        <w:rPr>
          <w:rFonts w:ascii="Palatino Linotype" w:eastAsia="Arial" w:hAnsi="Palatino Linotype" w:cs="Times New Roman"/>
        </w:rPr>
        <w:t xml:space="preserve"> &lt; R.</w:t>
      </w:r>
    </w:p>
    <w:p w14:paraId="221E3F1B"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
          <w:bCs/>
          <w:lang w:val="pt-BR"/>
        </w:rPr>
      </w:pPr>
      <w:r w:rsidRPr="007A7E42">
        <w:rPr>
          <w:rFonts w:ascii="Palatino Linotype" w:eastAsia="Arial" w:hAnsi="Palatino Linotype" w:cs="Times New Roman"/>
          <w:b/>
          <w:bCs/>
          <w:lang w:val="pt-BR"/>
        </w:rPr>
        <w:t>2. Đường tròn ngoại tiếp</w:t>
      </w:r>
    </w:p>
    <w:p w14:paraId="7D67C44C"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firstLine="567"/>
        <w:jc w:val="both"/>
        <w:rPr>
          <w:rFonts w:ascii="Palatino Linotype" w:eastAsia="Arial" w:hAnsi="Palatino Linotype" w:cs="Times New Roman"/>
          <w:lang w:val="pt-BR"/>
        </w:rPr>
      </w:pPr>
      <w:r w:rsidRPr="007A7E42">
        <w:rPr>
          <w:rFonts w:ascii="Palatino Linotype" w:eastAsia="Arial" w:hAnsi="Palatino Linotype" w:cs="Times New Roman"/>
          <w:lang w:val="pt-BR"/>
        </w:rPr>
        <w:t xml:space="preserve">Qua ba điểm A, B, C không thẳng hàng ta luôn xác định được một đường tròn gọi là đường tròn ngoại tiếp </w:t>
      </w:r>
      <w:r w:rsidRPr="007A7E42">
        <w:rPr>
          <w:rFonts w:ascii="Cambria Math" w:hAnsi="Cambria Math"/>
          <w:position w:val="-6"/>
        </w:rPr>
        <w:object w:dxaOrig="700" w:dyaOrig="279" w14:anchorId="6F593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36.75pt;height:12pt" o:ole="">
            <v:imagedata r:id="rId8" o:title=""/>
          </v:shape>
          <o:OLEObject Type="Embed" ProgID="Equation.DSMT4" ShapeID="_x0000_i1041" DrawAspect="Content" ObjectID="_1847052405" r:id="rId9"/>
        </w:object>
      </w:r>
      <w:r w:rsidRPr="007A7E42">
        <w:rPr>
          <w:rFonts w:ascii="Palatino Linotype" w:eastAsia="Arial" w:hAnsi="Palatino Linotype" w:cs="Times New Roman"/>
          <w:lang w:val="pt-BR"/>
        </w:rPr>
        <w:t xml:space="preserve"> . Khi đó </w:t>
      </w:r>
      <w:r w:rsidRPr="007A7E42">
        <w:rPr>
          <w:rFonts w:ascii="Cambria Math" w:hAnsi="Cambria Math"/>
          <w:position w:val="-6"/>
        </w:rPr>
        <w:object w:dxaOrig="700" w:dyaOrig="279" w14:anchorId="4D0AE06F">
          <v:shape id="_x0000_i1042" type="#_x0000_t75" style="width:36.75pt;height:12pt" o:ole="">
            <v:imagedata r:id="rId8" o:title=""/>
          </v:shape>
          <o:OLEObject Type="Embed" ProgID="Equation.DSMT4" ShapeID="_x0000_i1042" DrawAspect="Content" ObjectID="_1847052406" r:id="rId10"/>
        </w:object>
      </w:r>
      <w:r w:rsidRPr="007A7E42">
        <w:rPr>
          <w:rFonts w:ascii="Palatino Linotype" w:eastAsia="Arial" w:hAnsi="Palatino Linotype" w:cs="Times New Roman"/>
          <w:lang w:val="pt-BR"/>
        </w:rPr>
        <w:t xml:space="preserve">  gọi là tam giác nội tiếp trong đường tròn. Tâm đường tròn là giao điểm của ba đường trung trực của tam giác. </w:t>
      </w:r>
    </w:p>
    <w:p w14:paraId="10E2A17B"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left="284" w:hanging="284"/>
        <w:jc w:val="both"/>
        <w:rPr>
          <w:rFonts w:ascii="Palatino Linotype" w:eastAsia="Arial" w:hAnsi="Palatino Linotype" w:cs="Times New Roman"/>
          <w:b/>
          <w:bCs/>
          <w:lang w:val="pt-BR"/>
        </w:rPr>
      </w:pPr>
      <w:r w:rsidRPr="007A7E42">
        <w:rPr>
          <w:rFonts w:ascii="Palatino Linotype" w:eastAsia="Arial" w:hAnsi="Palatino Linotype" w:cs="Times New Roman"/>
          <w:b/>
          <w:bCs/>
          <w:lang w:val="pt-BR"/>
        </w:rPr>
        <w:t>3.</w:t>
      </w:r>
      <w:r w:rsidRPr="007A7E42">
        <w:rPr>
          <w:rFonts w:ascii="Palatino Linotype" w:eastAsia="Arial" w:hAnsi="Palatino Linotype" w:cs="Times New Roman"/>
          <w:b/>
          <w:bCs/>
          <w:lang w:val="pt-BR"/>
        </w:rPr>
        <w:tab/>
        <w:t>Các định lí</w:t>
      </w:r>
    </w:p>
    <w:p w14:paraId="6159A78D"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left="567" w:hanging="567"/>
        <w:jc w:val="both"/>
        <w:rPr>
          <w:rFonts w:ascii="Palatino Linotype" w:eastAsia="Arial" w:hAnsi="Palatino Linotype" w:cs="Times New Roman"/>
          <w:lang w:val="pt-BR"/>
        </w:rPr>
      </w:pPr>
      <w:r w:rsidRPr="007A7E42">
        <w:rPr>
          <w:rFonts w:ascii="Palatino Linotype" w:eastAsia="Arial" w:hAnsi="Palatino Linotype" w:cs="Times New Roman"/>
          <w:lang w:val="pt-BR"/>
        </w:rPr>
        <w:t>•</w:t>
      </w:r>
      <w:r w:rsidRPr="007A7E42">
        <w:rPr>
          <w:rFonts w:ascii="Palatino Linotype" w:eastAsia="Arial" w:hAnsi="Palatino Linotype" w:cs="Times New Roman"/>
          <w:lang w:val="pt-BR"/>
        </w:rPr>
        <w:tab/>
        <w:t xml:space="preserve"> </w:t>
      </w:r>
      <w:r w:rsidRPr="007A7E42">
        <w:rPr>
          <w:rFonts w:ascii="Palatino Linotype" w:eastAsia="Arial" w:hAnsi="Palatino Linotype" w:cs="Times New Roman"/>
          <w:b/>
          <w:bCs/>
          <w:lang w:val="pt-BR"/>
        </w:rPr>
        <w:t>Định lý 1:</w:t>
      </w:r>
      <w:r w:rsidRPr="007A7E42">
        <w:rPr>
          <w:rFonts w:ascii="Palatino Linotype" w:eastAsia="Arial" w:hAnsi="Palatino Linotype" w:cs="Times New Roman"/>
          <w:lang w:val="pt-BR"/>
        </w:rPr>
        <w:t xml:space="preserve"> Tam giác vuông NỘI TIẾP đường tròn có đường kính là cạnh huyền tam giác vuông đó (tâm là trung điểm của cạnh huyền).</w:t>
      </w:r>
    </w:p>
    <w:p w14:paraId="477DAB15"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left="567" w:hanging="567"/>
        <w:jc w:val="both"/>
        <w:rPr>
          <w:rFonts w:ascii="Palatino Linotype" w:eastAsia="Arial" w:hAnsi="Palatino Linotype" w:cs="Times New Roman"/>
          <w:lang w:val="pt-BR"/>
        </w:rPr>
      </w:pPr>
      <w:r w:rsidRPr="007A7E42">
        <w:rPr>
          <w:rFonts w:ascii="Cambria Math" w:hAnsi="Cambria Math"/>
          <w:noProof/>
        </w:rPr>
        <mc:AlternateContent>
          <mc:Choice Requires="wps">
            <w:drawing>
              <wp:anchor distT="0" distB="0" distL="114300" distR="114300" simplePos="0" relativeHeight="251685888" behindDoc="0" locked="0" layoutInCell="1" allowOverlap="1" wp14:anchorId="3AE1157E" wp14:editId="6802665A">
                <wp:simplePos x="0" y="0"/>
                <wp:positionH relativeFrom="column">
                  <wp:posOffset>2891790</wp:posOffset>
                </wp:positionH>
                <wp:positionV relativeFrom="paragraph">
                  <wp:posOffset>117475</wp:posOffset>
                </wp:positionV>
                <wp:extent cx="3653790" cy="889819"/>
                <wp:effectExtent l="0" t="0" r="22860" b="24765"/>
                <wp:wrapNone/>
                <wp:docPr id="834322814" name="Text Box 834322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3790" cy="889819"/>
                        </a:xfrm>
                        <a:prstGeom prst="rect">
                          <a:avLst/>
                        </a:prstGeom>
                        <a:solidFill>
                          <a:srgbClr val="FFFFFF"/>
                        </a:solidFill>
                        <a:ln w="9525">
                          <a:solidFill>
                            <a:srgbClr val="000000"/>
                          </a:solidFill>
                          <a:miter lim="800000"/>
                          <a:headEnd/>
                          <a:tailEnd/>
                        </a:ln>
                      </wps:spPr>
                      <wps:txbx>
                        <w:txbxContent>
                          <w:p w14:paraId="4781C52A" w14:textId="77777777" w:rsidR="0067197D" w:rsidRPr="00D22246" w:rsidRDefault="0067197D" w:rsidP="0067197D">
                            <w:pPr>
                              <w:rPr>
                                <w:rFonts w:ascii="Palatino Linotype" w:hAnsi="Palatino Linotype"/>
                              </w:rPr>
                            </w:pPr>
                            <w:r w:rsidRPr="00D22246">
                              <w:rPr>
                                <w:rFonts w:ascii="Palatino Linotype" w:hAnsi="Palatino Linotype"/>
                                <w:position w:val="-6"/>
                              </w:rPr>
                              <w:object w:dxaOrig="700" w:dyaOrig="279" w14:anchorId="5864831A">
                                <v:shape id="_x0000_i1077" type="#_x0000_t75" style="width:36.75pt;height:12pt" o:ole="">
                                  <v:imagedata r:id="rId11" o:title=""/>
                                </v:shape>
                                <o:OLEObject Type="Embed" ProgID="Equation.DSMT4" ShapeID="_x0000_i1077" DrawAspect="Content" ObjectID="_1847052457" r:id="rId12"/>
                              </w:object>
                            </w:r>
                            <w:r w:rsidRPr="00D22246">
                              <w:rPr>
                                <w:rFonts w:ascii="Palatino Linotype" w:hAnsi="Palatino Linotype"/>
                              </w:rPr>
                              <w:t>vuông tại A.</w:t>
                            </w:r>
                          </w:p>
                          <w:p w14:paraId="5875A456" w14:textId="77777777" w:rsidR="0067197D" w:rsidRPr="00D22246" w:rsidRDefault="0067197D" w:rsidP="0067197D">
                            <w:pPr>
                              <w:rPr>
                                <w:rFonts w:ascii="Palatino Linotype" w:hAnsi="Palatino Linotype"/>
                              </w:rPr>
                            </w:pPr>
                            <w:r w:rsidRPr="00D22246">
                              <w:rPr>
                                <w:rFonts w:ascii="Palatino Linotype" w:hAnsi="Palatino Linotype"/>
                                <w:noProof/>
                                <w:position w:val="-6"/>
                              </w:rPr>
                              <w:object w:dxaOrig="380" w:dyaOrig="279" w14:anchorId="230665F2">
                                <v:shape id="_x0000_i1078" type="#_x0000_t75" style="width:19.5pt;height:12pt" o:ole="">
                                  <v:imagedata r:id="rId13" o:title=""/>
                                </v:shape>
                                <o:OLEObject Type="Embed" ProgID="Equation.DSMT4" ShapeID="_x0000_i1078" DrawAspect="Content" ObjectID="_1847052458" r:id="rId14"/>
                              </w:object>
                            </w:r>
                            <w:r w:rsidRPr="00D22246">
                              <w:rPr>
                                <w:rFonts w:ascii="Palatino Linotype" w:hAnsi="Palatino Linotype"/>
                              </w:rPr>
                              <w:t>Tam giác ABC nội tiếp đường tròn đường kính BC</w:t>
                            </w:r>
                          </w:p>
                          <w:p w14:paraId="342E6D68" w14:textId="77777777" w:rsidR="0067197D" w:rsidRPr="00D22246" w:rsidRDefault="0067197D" w:rsidP="0067197D">
                            <w:pPr>
                              <w:rPr>
                                <w:rFonts w:ascii="Palatino Linotype" w:hAnsi="Palatino Linotype"/>
                              </w:rPr>
                            </w:pPr>
                            <w:r w:rsidRPr="00D22246">
                              <w:rPr>
                                <w:rFonts w:ascii="Palatino Linotype" w:hAnsi="Palatino Linotype"/>
                              </w:rPr>
                              <w:t>(tâm O là trung điểm của BC)</w:t>
                            </w:r>
                            <w:r>
                              <w:rPr>
                                <w:rFonts w:ascii="Palatino Linotype" w:hAnsi="Palatino Linotype"/>
                              </w:rPr>
                              <w:t>.</w:t>
                            </w:r>
                          </w:p>
                          <w:p w14:paraId="7427F36A" w14:textId="77777777" w:rsidR="0067197D" w:rsidRPr="00BD77B4" w:rsidRDefault="0067197D" w:rsidP="006719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E1157E" id="_x0000_t202" coordsize="21600,21600" o:spt="202" path="m,l,21600r21600,l21600,xe">
                <v:stroke joinstyle="miter"/>
                <v:path gradientshapeok="t" o:connecttype="rect"/>
              </v:shapetype>
              <v:shape id="Text Box 834322814" o:spid="_x0000_s1026" type="#_x0000_t202" style="position:absolute;left:0;text-align:left;margin-left:227.7pt;margin-top:9.25pt;width:287.7pt;height:70.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">
                <v:textbox>
                  <w:txbxContent>
                    <w:p w14:paraId="4781C52A" w14:textId="77777777" w:rsidR="0067197D" w:rsidRPr="00D22246" w:rsidRDefault="0067197D" w:rsidP="0067197D">
                      <w:pPr>
                        <w:rPr>
                          <w:rFonts w:ascii="Palatino Linotype" w:hAnsi="Palatino Linotype"/>
                        </w:rPr>
                      </w:pPr>
                      <w:r w:rsidRPr="00D22246">
                        <w:rPr>
                          <w:rFonts w:ascii="Palatino Linotype" w:hAnsi="Palatino Linotype"/>
                          <w:position w:val="-6"/>
                        </w:rPr>
                        <w:object w:dxaOrig="700" w:dyaOrig="279" w14:anchorId="5864831A">
                          <v:shape id="_x0000_i1077" type="#_x0000_t75" style="width:36.75pt;height:12pt" o:ole="">
                            <v:imagedata r:id="rId11" o:title=""/>
                          </v:shape>
                          <o:OLEObject Type="Embed" ProgID="Equation.DSMT4" ShapeID="_x0000_i1077" DrawAspect="Content" ObjectID="_1847052457" r:id="rId15"/>
                        </w:object>
                      </w:r>
                      <w:r w:rsidRPr="00D22246">
                        <w:rPr>
                          <w:rFonts w:ascii="Palatino Linotype" w:hAnsi="Palatino Linotype"/>
                        </w:rPr>
                        <w:t>vuông tại A.</w:t>
                      </w:r>
                    </w:p>
                    <w:p w14:paraId="5875A456" w14:textId="77777777" w:rsidR="0067197D" w:rsidRPr="00D22246" w:rsidRDefault="0067197D" w:rsidP="0067197D">
                      <w:pPr>
                        <w:rPr>
                          <w:rFonts w:ascii="Palatino Linotype" w:hAnsi="Palatino Linotype"/>
                        </w:rPr>
                      </w:pPr>
                      <w:r w:rsidRPr="00D22246">
                        <w:rPr>
                          <w:rFonts w:ascii="Palatino Linotype" w:hAnsi="Palatino Linotype"/>
                          <w:noProof/>
                          <w:position w:val="-6"/>
                        </w:rPr>
                        <w:object w:dxaOrig="380" w:dyaOrig="279" w14:anchorId="230665F2">
                          <v:shape id="_x0000_i1078" type="#_x0000_t75" style="width:19.5pt;height:12pt" o:ole="">
                            <v:imagedata r:id="rId13" o:title=""/>
                          </v:shape>
                          <o:OLEObject Type="Embed" ProgID="Equation.DSMT4" ShapeID="_x0000_i1078" DrawAspect="Content" ObjectID="_1847052458" r:id="rId16"/>
                        </w:object>
                      </w:r>
                      <w:r w:rsidRPr="00D22246">
                        <w:rPr>
                          <w:rFonts w:ascii="Palatino Linotype" w:hAnsi="Palatino Linotype"/>
                        </w:rPr>
                        <w:t>Tam giác ABC nội tiếp đường tròn đường kính BC</w:t>
                      </w:r>
                    </w:p>
                    <w:p w14:paraId="342E6D68" w14:textId="77777777" w:rsidR="0067197D" w:rsidRPr="00D22246" w:rsidRDefault="0067197D" w:rsidP="0067197D">
                      <w:pPr>
                        <w:rPr>
                          <w:rFonts w:ascii="Palatino Linotype" w:hAnsi="Palatino Linotype"/>
                        </w:rPr>
                      </w:pPr>
                      <w:r w:rsidRPr="00D22246">
                        <w:rPr>
                          <w:rFonts w:ascii="Palatino Linotype" w:hAnsi="Palatino Linotype"/>
                        </w:rPr>
                        <w:t>(tâm O là trung điểm của BC)</w:t>
                      </w:r>
                      <w:r>
                        <w:rPr>
                          <w:rFonts w:ascii="Palatino Linotype" w:hAnsi="Palatino Linotype"/>
                        </w:rPr>
                        <w:t>.</w:t>
                      </w:r>
                    </w:p>
                    <w:p w14:paraId="7427F36A" w14:textId="77777777" w:rsidR="0067197D" w:rsidRPr="00BD77B4" w:rsidRDefault="0067197D" w:rsidP="0067197D">
                      <w:pPr>
                        <w:jc w:val="center"/>
                      </w:pPr>
                    </w:p>
                  </w:txbxContent>
                </v:textbox>
              </v:shape>
            </w:pict>
          </mc:Fallback>
        </mc:AlternateContent>
      </w:r>
      <w:r w:rsidRPr="007A7E42">
        <w:rPr>
          <w:rFonts w:ascii="Palatino Linotype" w:eastAsia="Arial" w:hAnsi="Palatino Linotype" w:cs="Times New Roman"/>
          <w:noProof/>
          <w:lang w:val="pt-BR"/>
        </w:rPr>
        <w:drawing>
          <wp:anchor distT="0" distB="0" distL="114300" distR="114300" simplePos="0" relativeHeight="251687936" behindDoc="0" locked="0" layoutInCell="1" allowOverlap="1" wp14:anchorId="3F1D73E5" wp14:editId="67F3F2ED">
            <wp:simplePos x="0" y="0"/>
            <wp:positionH relativeFrom="column">
              <wp:posOffset>673899</wp:posOffset>
            </wp:positionH>
            <wp:positionV relativeFrom="paragraph">
              <wp:posOffset>50472</wp:posOffset>
            </wp:positionV>
            <wp:extent cx="1435510" cy="1172378"/>
            <wp:effectExtent l="0" t="0" r="0" b="8890"/>
            <wp:wrapNone/>
            <wp:docPr id="2022598480" name="Picture 1" descr="A diagram of a circle with a triangle and a triang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98480" name="Picture 1" descr="A diagram of a circle with a triangle and a triangle in the cen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5510" cy="1172378"/>
                    </a:xfrm>
                    <a:prstGeom prst="rect">
                      <a:avLst/>
                    </a:prstGeom>
                  </pic:spPr>
                </pic:pic>
              </a:graphicData>
            </a:graphic>
            <wp14:sizeRelH relativeFrom="margin">
              <wp14:pctWidth>0</wp14:pctWidth>
            </wp14:sizeRelH>
            <wp14:sizeRelV relativeFrom="margin">
              <wp14:pctHeight>0</wp14:pctHeight>
            </wp14:sizeRelV>
          </wp:anchor>
        </w:drawing>
      </w:r>
    </w:p>
    <w:p w14:paraId="3B191CD2"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left="567" w:hanging="567"/>
        <w:jc w:val="both"/>
        <w:rPr>
          <w:rFonts w:ascii="Palatino Linotype" w:eastAsia="Arial" w:hAnsi="Palatino Linotype" w:cs="Times New Roman"/>
          <w:lang w:val="pt-BR"/>
        </w:rPr>
      </w:pPr>
    </w:p>
    <w:p w14:paraId="4D73761C"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left="567" w:hanging="567"/>
        <w:jc w:val="both"/>
        <w:rPr>
          <w:rFonts w:ascii="Palatino Linotype" w:eastAsia="Arial" w:hAnsi="Palatino Linotype" w:cs="Times New Roman"/>
          <w:lang w:val="pt-BR"/>
        </w:rPr>
      </w:pPr>
    </w:p>
    <w:p w14:paraId="6186F77F"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left="567" w:hanging="567"/>
        <w:jc w:val="both"/>
        <w:rPr>
          <w:rFonts w:ascii="Palatino Linotype" w:eastAsia="Arial" w:hAnsi="Palatino Linotype" w:cs="Times New Roman"/>
          <w:lang w:val="pt-BR"/>
        </w:rPr>
      </w:pPr>
    </w:p>
    <w:p w14:paraId="11D1AF7C"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left="567" w:hanging="567"/>
        <w:jc w:val="both"/>
        <w:rPr>
          <w:rFonts w:ascii="Palatino Linotype" w:eastAsia="Arial" w:hAnsi="Palatino Linotype" w:cs="Times New Roman"/>
          <w:lang w:val="pt-BR"/>
        </w:rPr>
      </w:pPr>
    </w:p>
    <w:p w14:paraId="3445F48D"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left="567" w:hanging="567"/>
        <w:jc w:val="both"/>
        <w:rPr>
          <w:rFonts w:ascii="Palatino Linotype" w:eastAsia="Arial" w:hAnsi="Palatino Linotype" w:cs="Times New Roman"/>
          <w:lang w:val="pt-BR"/>
        </w:rPr>
      </w:pPr>
      <w:r w:rsidRPr="007A7E42">
        <w:rPr>
          <w:rFonts w:ascii="Palatino Linotype" w:eastAsia="Arial" w:hAnsi="Palatino Linotype" w:cs="Times New Roman"/>
          <w:noProof/>
          <w:lang w:val="pt-BR"/>
        </w:rPr>
        <w:drawing>
          <wp:anchor distT="0" distB="0" distL="114300" distR="114300" simplePos="0" relativeHeight="251688960" behindDoc="0" locked="0" layoutInCell="1" allowOverlap="1" wp14:anchorId="14BB6D07" wp14:editId="755273D7">
            <wp:simplePos x="0" y="0"/>
            <wp:positionH relativeFrom="column">
              <wp:posOffset>648929</wp:posOffset>
            </wp:positionH>
            <wp:positionV relativeFrom="paragraph">
              <wp:posOffset>503145</wp:posOffset>
            </wp:positionV>
            <wp:extent cx="1435510" cy="1172378"/>
            <wp:effectExtent l="0" t="0" r="0" b="8890"/>
            <wp:wrapNone/>
            <wp:docPr id="1848186951" name="Picture 1" descr="A diagram of a circle with a triangle and a triang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98480" name="Picture 1" descr="A diagram of a circle with a triangle and a triangle in the cen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5510" cy="1172378"/>
                    </a:xfrm>
                    <a:prstGeom prst="rect">
                      <a:avLst/>
                    </a:prstGeom>
                  </pic:spPr>
                </pic:pic>
              </a:graphicData>
            </a:graphic>
            <wp14:sizeRelH relativeFrom="margin">
              <wp14:pctWidth>0</wp14:pctWidth>
            </wp14:sizeRelH>
            <wp14:sizeRelV relativeFrom="margin">
              <wp14:pctHeight>0</wp14:pctHeight>
            </wp14:sizeRelV>
          </wp:anchor>
        </w:drawing>
      </w:r>
      <w:r w:rsidRPr="007A7E42">
        <w:rPr>
          <w:rFonts w:ascii="Palatino Linotype" w:eastAsia="Arial" w:hAnsi="Palatino Linotype" w:cs="Times New Roman"/>
          <w:lang w:val="pt-BR"/>
        </w:rPr>
        <w:t>•</w:t>
      </w:r>
      <w:r w:rsidRPr="007A7E42">
        <w:rPr>
          <w:rFonts w:ascii="Palatino Linotype" w:eastAsia="Arial" w:hAnsi="Palatino Linotype" w:cs="Times New Roman"/>
          <w:lang w:val="pt-BR"/>
        </w:rPr>
        <w:tab/>
      </w:r>
      <w:r w:rsidRPr="007A7E42">
        <w:rPr>
          <w:rFonts w:ascii="Palatino Linotype" w:eastAsia="Arial" w:hAnsi="Palatino Linotype" w:cs="Times New Roman"/>
          <w:b/>
          <w:bCs/>
          <w:lang w:val="pt-BR"/>
        </w:rPr>
        <w:t>Định lí 2:</w:t>
      </w:r>
      <w:r w:rsidRPr="007A7E42">
        <w:rPr>
          <w:rFonts w:ascii="Palatino Linotype" w:eastAsia="Arial" w:hAnsi="Palatino Linotype" w:cs="Times New Roman"/>
          <w:lang w:val="pt-BR"/>
        </w:rPr>
        <w:t xml:space="preserve"> Tam giác nội tiếp có một cạnh là đường kính của đường tròn thì tam giác đó là tam giác vuông.</w:t>
      </w:r>
    </w:p>
    <w:p w14:paraId="7AC38A27"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lang w:val="pt-BR"/>
        </w:rPr>
      </w:pPr>
    </w:p>
    <w:p w14:paraId="3A97FE91"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lang w:val="pt-BR"/>
        </w:rPr>
      </w:pPr>
      <w:r w:rsidRPr="007A7E42">
        <w:rPr>
          <w:rFonts w:ascii="Cambria Math" w:hAnsi="Cambria Math"/>
          <w:noProof/>
        </w:rPr>
        <mc:AlternateContent>
          <mc:Choice Requires="wps">
            <w:drawing>
              <wp:anchor distT="0" distB="0" distL="114300" distR="114300" simplePos="0" relativeHeight="251686912" behindDoc="0" locked="0" layoutInCell="1" allowOverlap="1" wp14:anchorId="7732F830" wp14:editId="796837A7">
                <wp:simplePos x="0" y="0"/>
                <wp:positionH relativeFrom="column">
                  <wp:posOffset>2834640</wp:posOffset>
                </wp:positionH>
                <wp:positionV relativeFrom="paragraph">
                  <wp:posOffset>259715</wp:posOffset>
                </wp:positionV>
                <wp:extent cx="3534696" cy="589936"/>
                <wp:effectExtent l="0" t="0" r="27940" b="19685"/>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4696" cy="589936"/>
                        </a:xfrm>
                        <a:prstGeom prst="rect">
                          <a:avLst/>
                        </a:prstGeom>
                        <a:solidFill>
                          <a:srgbClr val="FFFFFF"/>
                        </a:solidFill>
                        <a:ln w="9525">
                          <a:solidFill>
                            <a:srgbClr val="000000"/>
                          </a:solidFill>
                          <a:miter lim="800000"/>
                          <a:headEnd/>
                          <a:tailEnd/>
                        </a:ln>
                      </wps:spPr>
                      <wps:txbx>
                        <w:txbxContent>
                          <w:p w14:paraId="7653A5F8" w14:textId="77777777" w:rsidR="0067197D" w:rsidRPr="00D22246" w:rsidRDefault="0067197D" w:rsidP="0067197D">
                            <w:pPr>
                              <w:rPr>
                                <w:rFonts w:ascii="Palatino Linotype" w:hAnsi="Palatino Linotype"/>
                              </w:rPr>
                            </w:pPr>
                            <w:r w:rsidRPr="00D22246">
                              <w:rPr>
                                <w:rFonts w:ascii="Palatino Linotype" w:hAnsi="Palatino Linotype"/>
                                <w:position w:val="-6"/>
                              </w:rPr>
                              <w:object w:dxaOrig="720" w:dyaOrig="279" w14:anchorId="396AA5BB">
                                <v:shape id="_x0000_i1079" type="#_x0000_t75" style="width:36.75pt;height:12pt" o:ole="">
                                  <v:imagedata r:id="rId11" o:title=""/>
                                </v:shape>
                                <o:OLEObject Type="Embed" ProgID="Equation.DSMT4" ShapeID="_x0000_i1079" DrawAspect="Content" ObjectID="_1847052459" r:id="rId18"/>
                              </w:object>
                            </w:r>
                            <w:r w:rsidRPr="00D22246">
                              <w:rPr>
                                <w:rFonts w:ascii="Palatino Linotype" w:hAnsi="Palatino Linotype"/>
                              </w:rPr>
                              <w:t xml:space="preserve"> nội tiếp đường tròn (O) có BC là đường kính</w:t>
                            </w:r>
                            <w:r>
                              <w:rPr>
                                <w:rFonts w:ascii="Palatino Linotype" w:hAnsi="Palatino Linotype"/>
                              </w:rPr>
                              <w:t>.</w:t>
                            </w:r>
                          </w:p>
                          <w:p w14:paraId="02130DE3" w14:textId="77777777" w:rsidR="0067197D" w:rsidRPr="00D22246" w:rsidRDefault="0067197D" w:rsidP="0067197D">
                            <w:pPr>
                              <w:rPr>
                                <w:rFonts w:ascii="Palatino Linotype" w:hAnsi="Palatino Linotype"/>
                              </w:rPr>
                            </w:pPr>
                            <w:r w:rsidRPr="00D22246">
                              <w:rPr>
                                <w:rFonts w:ascii="Palatino Linotype" w:hAnsi="Palatino Linotype"/>
                                <w:position w:val="-6"/>
                              </w:rPr>
                              <w:object w:dxaOrig="999" w:dyaOrig="279" w14:anchorId="4B64D531">
                                <v:shape id="_x0000_i1080" type="#_x0000_t75" style="width:49.5pt;height:12pt" o:ole="">
                                  <v:imagedata r:id="rId19" o:title=""/>
                                </v:shape>
                                <o:OLEObject Type="Embed" ProgID="Equation.DSMT4" ShapeID="_x0000_i1080" DrawAspect="Content" ObjectID="_1847052460" r:id="rId20"/>
                              </w:object>
                            </w:r>
                            <w:r w:rsidRPr="00D22246">
                              <w:rPr>
                                <w:rFonts w:ascii="Palatino Linotype" w:hAnsi="Palatino Linotype"/>
                              </w:rPr>
                              <w:t>vuông tại A</w:t>
                            </w:r>
                            <w:r>
                              <w:rPr>
                                <w:rFonts w:ascii="Palatino Linotype" w:hAnsi="Palatino Linotyp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2F830" id="Text Box 51" o:spid="_x0000_s1027" type="#_x0000_t202" style="position:absolute;left:0;text-align:left;margin-left:223.2pt;margin-top:20.45pt;width:278.3pt;height:46.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">
                <v:textbox>
                  <w:txbxContent>
                    <w:p w14:paraId="7653A5F8" w14:textId="77777777" w:rsidR="0067197D" w:rsidRPr="00D22246" w:rsidRDefault="0067197D" w:rsidP="0067197D">
                      <w:pPr>
                        <w:rPr>
                          <w:rFonts w:ascii="Palatino Linotype" w:hAnsi="Palatino Linotype"/>
                        </w:rPr>
                      </w:pPr>
                      <w:r w:rsidRPr="00D22246">
                        <w:rPr>
                          <w:rFonts w:ascii="Palatino Linotype" w:hAnsi="Palatino Linotype"/>
                          <w:position w:val="-6"/>
                        </w:rPr>
                        <w:object w:dxaOrig="720" w:dyaOrig="279" w14:anchorId="396AA5BB">
                          <v:shape id="_x0000_i1079" type="#_x0000_t75" style="width:36.75pt;height:12pt" o:ole="">
                            <v:imagedata r:id="rId11" o:title=""/>
                          </v:shape>
                          <o:OLEObject Type="Embed" ProgID="Equation.DSMT4" ShapeID="_x0000_i1079" DrawAspect="Content" ObjectID="_1847052459" r:id="rId21"/>
                        </w:object>
                      </w:r>
                      <w:r w:rsidRPr="00D22246">
                        <w:rPr>
                          <w:rFonts w:ascii="Palatino Linotype" w:hAnsi="Palatino Linotype"/>
                        </w:rPr>
                        <w:t xml:space="preserve"> nội tiếp đường tròn (O) có BC là đường kính</w:t>
                      </w:r>
                      <w:r>
                        <w:rPr>
                          <w:rFonts w:ascii="Palatino Linotype" w:hAnsi="Palatino Linotype"/>
                        </w:rPr>
                        <w:t>.</w:t>
                      </w:r>
                    </w:p>
                    <w:p w14:paraId="02130DE3" w14:textId="77777777" w:rsidR="0067197D" w:rsidRPr="00D22246" w:rsidRDefault="0067197D" w:rsidP="0067197D">
                      <w:pPr>
                        <w:rPr>
                          <w:rFonts w:ascii="Palatino Linotype" w:hAnsi="Palatino Linotype"/>
                        </w:rPr>
                      </w:pPr>
                      <w:r w:rsidRPr="00D22246">
                        <w:rPr>
                          <w:rFonts w:ascii="Palatino Linotype" w:hAnsi="Palatino Linotype"/>
                          <w:position w:val="-6"/>
                        </w:rPr>
                        <w:object w:dxaOrig="999" w:dyaOrig="279" w14:anchorId="4B64D531">
                          <v:shape id="_x0000_i1080" type="#_x0000_t75" style="width:49.5pt;height:12pt" o:ole="">
                            <v:imagedata r:id="rId19" o:title=""/>
                          </v:shape>
                          <o:OLEObject Type="Embed" ProgID="Equation.DSMT4" ShapeID="_x0000_i1080" DrawAspect="Content" ObjectID="_1847052460" r:id="rId22"/>
                        </w:object>
                      </w:r>
                      <w:r w:rsidRPr="00D22246">
                        <w:rPr>
                          <w:rFonts w:ascii="Palatino Linotype" w:hAnsi="Palatino Linotype"/>
                        </w:rPr>
                        <w:t>vuông tại A</w:t>
                      </w:r>
                      <w:r>
                        <w:rPr>
                          <w:rFonts w:ascii="Palatino Linotype" w:hAnsi="Palatino Linotype"/>
                        </w:rPr>
                        <w:t>.</w:t>
                      </w:r>
                    </w:p>
                  </w:txbxContent>
                </v:textbox>
              </v:shape>
            </w:pict>
          </mc:Fallback>
        </mc:AlternateContent>
      </w:r>
    </w:p>
    <w:p w14:paraId="740DD903"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lang w:val="pt-BR"/>
        </w:rPr>
      </w:pPr>
    </w:p>
    <w:p w14:paraId="524B4E36"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lang w:val="pt-BR"/>
        </w:rPr>
      </w:pPr>
    </w:p>
    <w:p w14:paraId="2E044CDA"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ind w:firstLine="720"/>
        <w:jc w:val="both"/>
        <w:rPr>
          <w:rFonts w:ascii="Palatino Linotype" w:eastAsia="Arial" w:hAnsi="Palatino Linotype" w:cs="Times New Roman"/>
          <w:lang w:val="pt-BR"/>
        </w:rPr>
      </w:pPr>
    </w:p>
    <w:p w14:paraId="76051BDC"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lang w:val="pt-BR"/>
        </w:rPr>
      </w:pPr>
      <w:r w:rsidRPr="007A7E42">
        <w:rPr>
          <w:rFonts w:ascii="Cambria Math" w:hAnsi="Cambria Math"/>
          <w:bCs/>
        </w:rPr>
        <w:t xml:space="preserve">  </w:t>
      </w:r>
      <w:r w:rsidRPr="007A7E42">
        <w:rPr>
          <w:rFonts w:ascii="Palatino Linotype" w:eastAsia="Arial" w:hAnsi="Palatino Linotype" w:cs="Times New Roman"/>
          <w:b/>
          <w:color w:val="FF0000"/>
        </w:rPr>
        <w:t>2. Tính đối xứng của đường tròn:</w:t>
      </w:r>
    </w:p>
    <w:p w14:paraId="3D0AD0DE"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
        </w:rPr>
      </w:pPr>
      <w:r w:rsidRPr="007A7E42">
        <w:rPr>
          <w:rFonts w:ascii="Palatino Linotype" w:eastAsia="Arial" w:hAnsi="Palatino Linotype" w:cs="Times New Roman"/>
          <w:b/>
        </w:rPr>
        <w:t>a) Đối xứng tâm và đối xứng trục</w:t>
      </w:r>
    </w:p>
    <w:p w14:paraId="62FB978F"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Cs/>
        </w:rPr>
      </w:pPr>
      <w:r w:rsidRPr="007A7E42">
        <w:rPr>
          <w:rFonts w:ascii="Palatino Linotype" w:eastAsia="Arial" w:hAnsi="Palatino Linotype" w:cs="Times New Roman"/>
          <w:b/>
          <w:i/>
          <w:iCs/>
        </w:rPr>
        <w:t xml:space="preserve"> * Đối xứng tâm</w:t>
      </w:r>
      <w:r w:rsidRPr="007A7E42">
        <w:rPr>
          <w:rFonts w:ascii="Palatino Linotype" w:eastAsia="Arial" w:hAnsi="Palatino Linotype" w:cs="Times New Roman"/>
          <w:bCs/>
        </w:rPr>
        <w:t>: Hai điểm A và A’ gọi là đối xứng với nhau qua điểm I (hay qua tâm I) nếu I là trung điểm của đoạn thẳng AA’.</w:t>
      </w:r>
    </w:p>
    <w:p w14:paraId="68F22AA7"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center"/>
        <w:rPr>
          <w:rFonts w:ascii="Palatino Linotype" w:eastAsia="Arial" w:hAnsi="Palatino Linotype" w:cs="Times New Roman"/>
          <w:bCs/>
        </w:rPr>
      </w:pPr>
      <w:r w:rsidRPr="007A7E42">
        <w:rPr>
          <w:rFonts w:ascii="Palatino Linotype" w:eastAsia="Arial" w:hAnsi="Palatino Linotype" w:cs="Times New Roman"/>
          <w:bCs/>
          <w:noProof/>
        </w:rPr>
        <w:drawing>
          <wp:inline distT="0" distB="0" distL="0" distR="0" wp14:anchorId="2E2C095D" wp14:editId="6A700CD3">
            <wp:extent cx="1680633" cy="411724"/>
            <wp:effectExtent l="0" t="0" r="0" b="0"/>
            <wp:docPr id="174716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38945" cy="426009"/>
                    </a:xfrm>
                    <a:prstGeom prst="rect">
                      <a:avLst/>
                    </a:prstGeom>
                    <a:noFill/>
                    <a:ln>
                      <a:noFill/>
                    </a:ln>
                  </pic:spPr>
                </pic:pic>
              </a:graphicData>
            </a:graphic>
          </wp:inline>
        </w:drawing>
      </w:r>
      <w:r w:rsidRPr="007A7E42">
        <w:rPr>
          <w:rFonts w:ascii="Palatino Linotype" w:eastAsia="Arial" w:hAnsi="Palatino Linotype" w:cs="Times New Roman"/>
          <w:bCs/>
        </w:rPr>
        <w:t xml:space="preserve">                                     </w:t>
      </w:r>
    </w:p>
    <w:p w14:paraId="2D5B437A"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Cs/>
        </w:rPr>
      </w:pPr>
      <w:r w:rsidRPr="007A7E42">
        <w:rPr>
          <w:rFonts w:ascii="Palatino Linotype" w:eastAsia="Arial" w:hAnsi="Palatino Linotype" w:cs="Times New Roman"/>
          <w:b/>
          <w:i/>
          <w:iCs/>
        </w:rPr>
        <w:t xml:space="preserve"> * Đối xứng trục</w:t>
      </w:r>
      <w:r w:rsidRPr="007A7E42">
        <w:rPr>
          <w:rFonts w:ascii="Palatino Linotype" w:eastAsia="Arial" w:hAnsi="Palatino Linotype" w:cs="Times New Roman"/>
          <w:bCs/>
        </w:rPr>
        <w:t>: Hai điểm A và A’ gọi là đối xứng với nhau qua đường thẳng d (hay qua trục d) nếu d là đường trung trực của đoạn thẳng AA’.</w:t>
      </w:r>
    </w:p>
    <w:p w14:paraId="21386DFF"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Cs/>
        </w:rPr>
      </w:pPr>
      <w:r w:rsidRPr="007A7E42">
        <w:rPr>
          <w:rFonts w:ascii="Palatino Linotype" w:eastAsia="Arial" w:hAnsi="Palatino Linotype" w:cs="Times New Roman"/>
          <w:b/>
        </w:rPr>
        <w:lastRenderedPageBreak/>
        <w:t>Ví dụ:</w:t>
      </w:r>
      <w:r w:rsidRPr="007A7E42">
        <w:rPr>
          <w:rFonts w:ascii="Palatino Linotype" w:eastAsia="Arial" w:hAnsi="Palatino Linotype" w:cs="Times New Roman"/>
          <w:bCs/>
        </w:rPr>
        <w:t xml:space="preserve"> Nếu AH là đường cao trong tam giác ABC cân tại A thì AH cũng là đường trung trực của BC, nên B và C đối xứng với nhau qua AH.</w:t>
      </w:r>
    </w:p>
    <w:p w14:paraId="0CE09ED7"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center"/>
        <w:rPr>
          <w:rFonts w:ascii="Palatino Linotype" w:eastAsia="Arial" w:hAnsi="Palatino Linotype" w:cs="Times New Roman"/>
          <w:bCs/>
        </w:rPr>
      </w:pPr>
      <w:r w:rsidRPr="007A7E42">
        <w:rPr>
          <w:rFonts w:ascii="Palatino Linotype" w:eastAsia="Arial" w:hAnsi="Palatino Linotype" w:cs="Times New Roman"/>
          <w:bCs/>
          <w:noProof/>
        </w:rPr>
        <w:drawing>
          <wp:inline distT="0" distB="0" distL="0" distR="0" wp14:anchorId="67A8E4E6" wp14:editId="55623B1F">
            <wp:extent cx="1828800" cy="1360356"/>
            <wp:effectExtent l="0" t="0" r="0" b="0"/>
            <wp:docPr id="1457569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32038" cy="1362764"/>
                    </a:xfrm>
                    <a:prstGeom prst="rect">
                      <a:avLst/>
                    </a:prstGeom>
                    <a:noFill/>
                    <a:ln>
                      <a:noFill/>
                    </a:ln>
                  </pic:spPr>
                </pic:pic>
              </a:graphicData>
            </a:graphic>
          </wp:inline>
        </w:drawing>
      </w:r>
      <w:r w:rsidRPr="007A7E42">
        <w:rPr>
          <w:rFonts w:ascii="Palatino Linotype" w:eastAsia="Arial" w:hAnsi="Palatino Linotype" w:cs="Times New Roman"/>
          <w:bCs/>
          <w:noProof/>
        </w:rPr>
        <w:drawing>
          <wp:inline distT="0" distB="0" distL="0" distR="0" wp14:anchorId="3482FFDC" wp14:editId="209E6E78">
            <wp:extent cx="1371600" cy="1299184"/>
            <wp:effectExtent l="0" t="0" r="0" b="0"/>
            <wp:docPr id="272985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80322" cy="1307446"/>
                    </a:xfrm>
                    <a:prstGeom prst="rect">
                      <a:avLst/>
                    </a:prstGeom>
                    <a:noFill/>
                    <a:ln>
                      <a:noFill/>
                    </a:ln>
                  </pic:spPr>
                </pic:pic>
              </a:graphicData>
            </a:graphic>
          </wp:inline>
        </w:drawing>
      </w:r>
    </w:p>
    <w:p w14:paraId="203A515C"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
        </w:rPr>
      </w:pPr>
      <w:r w:rsidRPr="007A7E42">
        <w:rPr>
          <w:rFonts w:ascii="Palatino Linotype" w:eastAsia="Arial" w:hAnsi="Palatino Linotype" w:cs="Times New Roman"/>
          <w:b/>
        </w:rPr>
        <w:t>b) Tâm đối xứng và trục đối xứng của đường tròn:</w:t>
      </w:r>
    </w:p>
    <w:p w14:paraId="784FF330"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Cs/>
        </w:rPr>
      </w:pPr>
      <w:r w:rsidRPr="007A7E42">
        <w:rPr>
          <w:rFonts w:ascii="Palatino Linotype" w:eastAsia="Arial" w:hAnsi="Palatino Linotype" w:cs="Times New Roman"/>
          <w:bCs/>
        </w:rPr>
        <w:t>Đường tròn là hình có tâm đối xứng, tâm của đường tròn là tâm đối xứng của nó.</w:t>
      </w:r>
    </w:p>
    <w:p w14:paraId="2E315E31"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Cs/>
        </w:rPr>
      </w:pPr>
      <w:r w:rsidRPr="007A7E42">
        <w:rPr>
          <w:rFonts w:ascii="Palatino Linotype" w:eastAsia="Arial" w:hAnsi="Palatino Linotype" w:cs="Times New Roman"/>
          <w:bCs/>
        </w:rPr>
        <w:t>Đường tròn là hình có trục đối xứng, mỗi đường thẳng qua tâm của đường tròn là một trục đối xứng của nó.</w:t>
      </w:r>
    </w:p>
    <w:p w14:paraId="36F74B0D"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center"/>
        <w:rPr>
          <w:rFonts w:ascii="Palatino Linotype" w:eastAsia="Arial" w:hAnsi="Palatino Linotype" w:cs="Times New Roman"/>
          <w:bCs/>
        </w:rPr>
      </w:pPr>
      <w:r w:rsidRPr="007A7E42">
        <w:rPr>
          <w:rFonts w:ascii="Palatino Linotype" w:eastAsia="Arial" w:hAnsi="Palatino Linotype" w:cs="Times New Roman"/>
          <w:bCs/>
          <w:noProof/>
        </w:rPr>
        <w:drawing>
          <wp:inline distT="0" distB="0" distL="0" distR="0" wp14:anchorId="7900B95F" wp14:editId="2BD4722A">
            <wp:extent cx="1917700" cy="1548842"/>
            <wp:effectExtent l="0" t="0" r="0" b="0"/>
            <wp:docPr id="95800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27373" cy="1556654"/>
                    </a:xfrm>
                    <a:prstGeom prst="rect">
                      <a:avLst/>
                    </a:prstGeom>
                    <a:noFill/>
                    <a:ln>
                      <a:noFill/>
                    </a:ln>
                  </pic:spPr>
                </pic:pic>
              </a:graphicData>
            </a:graphic>
          </wp:inline>
        </w:drawing>
      </w:r>
    </w:p>
    <w:p w14:paraId="480715FA" w14:textId="77777777" w:rsidR="0067197D" w:rsidRPr="007A7E42" w:rsidRDefault="0067197D" w:rsidP="0067197D">
      <w:pPr>
        <w:pBdr>
          <w:top w:val="single" w:sz="4" w:space="1" w:color="auto"/>
          <w:left w:val="single" w:sz="4" w:space="4" w:color="auto"/>
          <w:bottom w:val="single" w:sz="4" w:space="1" w:color="auto"/>
          <w:right w:val="single" w:sz="4" w:space="4" w:color="auto"/>
        </w:pBdr>
        <w:spacing w:after="0" w:line="276" w:lineRule="auto"/>
        <w:jc w:val="both"/>
        <w:rPr>
          <w:rFonts w:ascii="Palatino Linotype" w:eastAsia="Arial" w:hAnsi="Palatino Linotype" w:cs="Times New Roman"/>
          <w:bCs/>
          <w:i/>
          <w:iCs/>
        </w:rPr>
      </w:pPr>
      <w:r w:rsidRPr="007A7E42">
        <w:rPr>
          <w:rFonts w:ascii="Palatino Linotype" w:eastAsia="Arial" w:hAnsi="Palatino Linotype" w:cs="Times New Roman"/>
          <w:bCs/>
          <w:i/>
          <w:iCs/>
        </w:rPr>
        <w:t xml:space="preserve">    *Lưu ý: Nếu A thuộc (O) và B đối xứng với A qua O (hay qua đường thẳng chứa O) thì B thuộc (O)</w:t>
      </w:r>
    </w:p>
    <w:tbl>
      <w:tblPr>
        <w:tblStyle w:val="TableGrid"/>
        <w:tblW w:w="0" w:type="auto"/>
        <w:tblLook w:val="04A0" w:firstRow="1" w:lastRow="0" w:firstColumn="1" w:lastColumn="0" w:noHBand="0" w:noVBand="1"/>
      </w:tblPr>
      <w:tblGrid>
        <w:gridCol w:w="9350"/>
      </w:tblGrid>
      <w:tr w:rsidR="0067197D" w:rsidRPr="007A7E42" w14:paraId="67916FBD" w14:textId="77777777" w:rsidTr="00FD49F4">
        <w:tc>
          <w:tcPr>
            <w:tcW w:w="10761" w:type="dxa"/>
            <w:shd w:val="clear" w:color="auto" w:fill="FFC000"/>
          </w:tcPr>
          <w:p w14:paraId="52E2F302" w14:textId="77777777" w:rsidR="0067197D" w:rsidRPr="007A7E42" w:rsidRDefault="0067197D" w:rsidP="0067197D">
            <w:pPr>
              <w:pStyle w:val="ListParagraph"/>
              <w:numPr>
                <w:ilvl w:val="0"/>
                <w:numId w:val="10"/>
              </w:numPr>
              <w:jc w:val="center"/>
              <w:rPr>
                <w:rFonts w:ascii="Palatino Linotype" w:eastAsia="Arial" w:hAnsi="Palatino Linotype" w:cs="Times New Roman"/>
                <w:b/>
                <w:sz w:val="24"/>
                <w:szCs w:val="24"/>
                <w:lang w:val="en-US"/>
              </w:rPr>
            </w:pPr>
            <w:r w:rsidRPr="007A7E42">
              <w:rPr>
                <w:rFonts w:ascii="Palatino Linotype" w:eastAsia="Arial" w:hAnsi="Palatino Linotype" w:cs="Times New Roman"/>
                <w:b/>
                <w:sz w:val="24"/>
                <w:szCs w:val="24"/>
                <w:lang w:val="en-US"/>
              </w:rPr>
              <w:t>DẠNG TOÁN CHỨNG MINH CÁC ĐIỂM CÙNG THUỘC 1 ĐƯỜNG TRÒN</w:t>
            </w:r>
          </w:p>
        </w:tc>
      </w:tr>
      <w:tr w:rsidR="0067197D" w:rsidRPr="007A7E42" w14:paraId="5BBB4FE2" w14:textId="77777777" w:rsidTr="00FD49F4">
        <w:tc>
          <w:tcPr>
            <w:tcW w:w="10761" w:type="dxa"/>
          </w:tcPr>
          <w:p w14:paraId="51788199" w14:textId="77777777" w:rsidR="0067197D" w:rsidRPr="007A7E42" w:rsidRDefault="0067197D" w:rsidP="00FD49F4">
            <w:pPr>
              <w:rPr>
                <w:rFonts w:ascii="Palatino Linotype" w:eastAsia="Arial" w:hAnsi="Palatino Linotype" w:cs="Times New Roman"/>
                <w:sz w:val="24"/>
                <w:szCs w:val="24"/>
              </w:rPr>
            </w:pPr>
            <w:r w:rsidRPr="007A7E42">
              <w:rPr>
                <w:rFonts w:ascii="Palatino Linotype" w:eastAsia="Arial" w:hAnsi="Palatino Linotype" w:cs="Times New Roman"/>
                <w:b/>
                <w:sz w:val="24"/>
                <w:szCs w:val="24"/>
                <w:lang w:val="en-US"/>
              </w:rPr>
              <w:t>Ví dụ 1.</w:t>
            </w:r>
            <w:r w:rsidRPr="007A7E42">
              <w:rPr>
                <w:rFonts w:ascii="Palatino Linotype" w:eastAsia="Arial" w:hAnsi="Palatino Linotype" w:cs="Times New Roman"/>
                <w:b/>
                <w:sz w:val="24"/>
                <w:szCs w:val="24"/>
              </w:rPr>
              <w:t xml:space="preserve"> </w:t>
            </w:r>
            <w:r w:rsidRPr="007A7E42">
              <w:rPr>
                <w:rFonts w:ascii="Palatino Linotype" w:eastAsia="Arial" w:hAnsi="Palatino Linotype" w:cs="Times New Roman"/>
                <w:sz w:val="24"/>
                <w:szCs w:val="24"/>
              </w:rPr>
              <w:t xml:space="preserve">Cho </w:t>
            </w:r>
            <w:r w:rsidRPr="007A7E42">
              <w:rPr>
                <w:rFonts w:ascii="Palatino Linotype" w:eastAsia="Arial" w:hAnsi="Palatino Linotype" w:cs="Times New Roman"/>
                <w:bCs/>
                <w:sz w:val="24"/>
                <w:szCs w:val="24"/>
              </w:rPr>
              <w:sym w:font="Symbol" w:char="F044"/>
            </w:r>
            <w:r w:rsidRPr="007A7E42">
              <w:rPr>
                <w:rFonts w:ascii="Palatino Linotype" w:eastAsia="Arial" w:hAnsi="Palatino Linotype" w:cs="Times New Roman"/>
                <w:bCs/>
                <w:sz w:val="24"/>
                <w:szCs w:val="24"/>
              </w:rPr>
              <w:t>ABC vuông tại A</w:t>
            </w:r>
            <w:r w:rsidRPr="007A7E42">
              <w:rPr>
                <w:rFonts w:ascii="Palatino Linotype" w:eastAsia="Arial" w:hAnsi="Palatino Linotype" w:cs="Times New Roman"/>
                <w:sz w:val="24"/>
                <w:szCs w:val="24"/>
              </w:rPr>
              <w:t>. Chứng minh ba điểm A, B, C cùng thuộc một đường tròn, xác định tâm của đường tròn đó.</w:t>
            </w:r>
          </w:p>
          <w:p w14:paraId="17109F8E" w14:textId="77777777" w:rsidR="0067197D" w:rsidRPr="007A7E42" w:rsidRDefault="0067197D" w:rsidP="00FD49F4">
            <w:pPr>
              <w:spacing w:after="160" w:line="276" w:lineRule="auto"/>
              <w:jc w:val="both"/>
              <w:rPr>
                <w:rFonts w:ascii="Palatino Linotype" w:eastAsia="Calibri" w:hAnsi="Palatino Linotype" w:cs="Times New Roman"/>
                <w:b/>
                <w:sz w:val="24"/>
                <w:szCs w:val="24"/>
                <w:lang w:val="en-US"/>
              </w:rPr>
            </w:pPr>
            <w:r w:rsidRPr="007A7E42">
              <w:rPr>
                <w:rFonts w:ascii="Palatino Linotype" w:eastAsia="Arial" w:hAnsi="Palatino Linotype" w:cs="Times New Roman"/>
                <w:b/>
                <w:noProof/>
                <w:sz w:val="24"/>
                <w:szCs w:val="24"/>
              </w:rPr>
              <w:drawing>
                <wp:anchor distT="0" distB="0" distL="114300" distR="114300" simplePos="0" relativeHeight="251683840" behindDoc="1" locked="0" layoutInCell="1" allowOverlap="1" wp14:anchorId="102C8A74" wp14:editId="16D51783">
                  <wp:simplePos x="0" y="0"/>
                  <wp:positionH relativeFrom="column">
                    <wp:posOffset>5067935</wp:posOffset>
                  </wp:positionH>
                  <wp:positionV relativeFrom="paragraph">
                    <wp:posOffset>49530</wp:posOffset>
                  </wp:positionV>
                  <wp:extent cx="1543685" cy="1316355"/>
                  <wp:effectExtent l="0" t="0" r="0" b="0"/>
                  <wp:wrapTight wrapText="bothSides">
                    <wp:wrapPolygon edited="0">
                      <wp:start x="0" y="0"/>
                      <wp:lineTo x="0" y="21256"/>
                      <wp:lineTo x="21325" y="21256"/>
                      <wp:lineTo x="21325" y="0"/>
                      <wp:lineTo x="0" y="0"/>
                    </wp:wrapPolygon>
                  </wp:wrapTight>
                  <wp:docPr id="1402627136" name="Picture 1" descr="A circle with a triangl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27136" name="Picture 1" descr="A circle with a triangle and a li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43685" cy="1316355"/>
                          </a:xfrm>
                          <a:prstGeom prst="rect">
                            <a:avLst/>
                          </a:prstGeom>
                        </pic:spPr>
                      </pic:pic>
                    </a:graphicData>
                  </a:graphic>
                  <wp14:sizeRelH relativeFrom="margin">
                    <wp14:pctWidth>0</wp14:pctWidth>
                  </wp14:sizeRelH>
                  <wp14:sizeRelV relativeFrom="margin">
                    <wp14:pctHeight>0</wp14:pctHeight>
                  </wp14:sizeRelV>
                </wp:anchor>
              </w:drawing>
            </w:r>
            <w:r w:rsidRPr="007A7E42">
              <w:rPr>
                <w:rFonts w:ascii="Palatino Linotype" w:eastAsia="Calibri" w:hAnsi="Palatino Linotype" w:cs="Times New Roman"/>
                <w:b/>
                <w:sz w:val="24"/>
                <w:szCs w:val="24"/>
                <w:lang w:val="en-US"/>
              </w:rPr>
              <w:t xml:space="preserve">Giải: </w:t>
            </w:r>
          </w:p>
          <w:p w14:paraId="73C5BD4F" w14:textId="77777777" w:rsidR="0067197D" w:rsidRPr="007A7E42" w:rsidRDefault="0067197D" w:rsidP="00FD49F4">
            <w:pPr>
              <w:spacing w:after="160" w:line="276" w:lineRule="auto"/>
              <w:jc w:val="both"/>
              <w:rPr>
                <w:rFonts w:ascii="Palatino Linotype" w:eastAsia="Calibri" w:hAnsi="Palatino Linotype" w:cs="Times New Roman"/>
                <w:b/>
                <w:kern w:val="2"/>
                <w:sz w:val="24"/>
                <w:szCs w:val="24"/>
                <w:lang w:val="en-US"/>
                <w14:ligatures w14:val="standardContextual"/>
              </w:rPr>
            </w:pPr>
            <w:r w:rsidRPr="007A7E42">
              <w:rPr>
                <w:rFonts w:ascii="Palatino Linotype" w:eastAsia="Calibri" w:hAnsi="Palatino Linotype" w:cs="Times New Roman"/>
                <w:bCs/>
                <w:sz w:val="24"/>
                <w:szCs w:val="24"/>
              </w:rPr>
              <w:t xml:space="preserve">Xét </w:t>
            </w:r>
            <w:r w:rsidRPr="007A7E42">
              <w:rPr>
                <w:rFonts w:ascii="Palatino Linotype" w:eastAsia="Arial" w:hAnsi="Palatino Linotype" w:cs="Times New Roman"/>
                <w:bCs/>
                <w:sz w:val="24"/>
                <w:szCs w:val="24"/>
              </w:rPr>
              <w:sym w:font="Symbol" w:char="F044"/>
            </w:r>
            <w:r w:rsidRPr="007A7E42">
              <w:rPr>
                <w:rFonts w:ascii="Palatino Linotype" w:eastAsia="Arial" w:hAnsi="Palatino Linotype" w:cs="Times New Roman"/>
                <w:bCs/>
                <w:sz w:val="24"/>
                <w:szCs w:val="24"/>
              </w:rPr>
              <w:t>ABC vuông tại A</w:t>
            </w:r>
            <w:r w:rsidRPr="007A7E42">
              <w:rPr>
                <w:rFonts w:ascii="Palatino Linotype" w:eastAsia="Arial" w:hAnsi="Palatino Linotype" w:cs="Times New Roman"/>
                <w:bCs/>
                <w:sz w:val="24"/>
                <w:szCs w:val="24"/>
                <w:lang w:val="en-US"/>
              </w:rPr>
              <w:t>.</w:t>
            </w:r>
          </w:p>
          <w:p w14:paraId="03FC7EC8" w14:textId="77777777" w:rsidR="0067197D" w:rsidRPr="007A7E42" w:rsidRDefault="0067197D" w:rsidP="0067197D">
            <w:pPr>
              <w:numPr>
                <w:ilvl w:val="0"/>
                <w:numId w:val="12"/>
              </w:numPr>
              <w:spacing w:line="276" w:lineRule="auto"/>
              <w:contextualSpacing/>
              <w:jc w:val="both"/>
              <w:rPr>
                <w:rFonts w:ascii="Palatino Linotype" w:eastAsia="Arial" w:hAnsi="Palatino Linotype" w:cs="Times New Roman"/>
                <w:bCs/>
                <w:sz w:val="24"/>
                <w:szCs w:val="24"/>
                <w:lang w:val="en-US"/>
              </w:rPr>
            </w:pPr>
            <w:r w:rsidRPr="007A7E42">
              <w:rPr>
                <w:rFonts w:ascii="Palatino Linotype" w:eastAsia="Arial" w:hAnsi="Palatino Linotype" w:cs="Times New Roman"/>
                <w:bCs/>
                <w:sz w:val="24"/>
                <w:szCs w:val="24"/>
              </w:rPr>
              <w:sym w:font="Symbol" w:char="F044"/>
            </w:r>
            <w:r w:rsidRPr="007A7E42">
              <w:rPr>
                <w:rFonts w:ascii="Palatino Linotype" w:eastAsia="Arial" w:hAnsi="Palatino Linotype" w:cs="Times New Roman"/>
                <w:bCs/>
                <w:sz w:val="24"/>
                <w:szCs w:val="24"/>
              </w:rPr>
              <w:t xml:space="preserve">ABC nội tiếp </w:t>
            </w:r>
            <w:r w:rsidRPr="007A7E42">
              <w:rPr>
                <w:rFonts w:ascii="Palatino Linotype" w:eastAsia="Arial" w:hAnsi="Palatino Linotype" w:cs="Times New Roman"/>
                <w:bCs/>
                <w:sz w:val="24"/>
                <w:szCs w:val="24"/>
                <w:lang w:val="en-US"/>
              </w:rPr>
              <w:t>đường tròn đường kính BC.</w:t>
            </w:r>
          </w:p>
          <w:p w14:paraId="08987489" w14:textId="77777777" w:rsidR="0067197D" w:rsidRPr="007A7E42" w:rsidRDefault="0067197D" w:rsidP="0067197D">
            <w:pPr>
              <w:numPr>
                <w:ilvl w:val="0"/>
                <w:numId w:val="12"/>
              </w:numPr>
              <w:spacing w:after="160" w:line="276" w:lineRule="auto"/>
              <w:contextualSpacing/>
              <w:jc w:val="both"/>
              <w:rPr>
                <w:rFonts w:ascii="Palatino Linotype" w:eastAsia="Arial" w:hAnsi="Palatino Linotype" w:cs="Times New Roman"/>
                <w:bCs/>
                <w:sz w:val="24"/>
                <w:szCs w:val="24"/>
                <w:lang w:val="en-US"/>
              </w:rPr>
            </w:pPr>
            <w:r w:rsidRPr="007A7E42">
              <w:rPr>
                <w:rFonts w:ascii="Palatino Linotype" w:eastAsia="Arial" w:hAnsi="Palatino Linotype" w:cs="Times New Roman"/>
                <w:sz w:val="24"/>
                <w:szCs w:val="24"/>
                <w:lang w:val="en-US"/>
              </w:rPr>
              <w:t>B</w:t>
            </w:r>
            <w:r w:rsidRPr="007A7E42">
              <w:rPr>
                <w:rFonts w:ascii="Palatino Linotype" w:eastAsia="Arial" w:hAnsi="Palatino Linotype" w:cs="Times New Roman"/>
                <w:sz w:val="24"/>
                <w:szCs w:val="24"/>
              </w:rPr>
              <w:t>a điểm A, B, C cùng thuộc một đường tròn</w:t>
            </w:r>
            <w:r w:rsidRPr="007A7E42">
              <w:rPr>
                <w:rFonts w:ascii="Palatino Linotype" w:eastAsia="Arial" w:hAnsi="Palatino Linotype" w:cs="Times New Roman"/>
                <w:sz w:val="24"/>
                <w:szCs w:val="24"/>
                <w:lang w:val="en-US"/>
              </w:rPr>
              <w:t xml:space="preserve">, </w:t>
            </w:r>
            <w:r w:rsidRPr="007A7E42">
              <w:rPr>
                <w:rFonts w:ascii="Palatino Linotype" w:eastAsia="Arial" w:hAnsi="Palatino Linotype" w:cs="Times New Roman"/>
                <w:bCs/>
                <w:sz w:val="24"/>
                <w:szCs w:val="24"/>
                <w:lang w:val="en-US"/>
              </w:rPr>
              <w:t>Tâm đường tròn là trung điểm của BC (điểm I)</w:t>
            </w:r>
          </w:p>
        </w:tc>
      </w:tr>
    </w:tbl>
    <w:tbl>
      <w:tblPr>
        <w:tblStyle w:val="thamkhao3"/>
        <w:tblW w:w="10885" w:type="dxa"/>
        <w:tblLook w:val="04A0" w:firstRow="1" w:lastRow="0" w:firstColumn="1" w:lastColumn="0" w:noHBand="0" w:noVBand="1"/>
      </w:tblPr>
      <w:tblGrid>
        <w:gridCol w:w="6716"/>
        <w:gridCol w:w="4169"/>
      </w:tblGrid>
      <w:tr w:rsidR="0067197D" w:rsidRPr="007A7E42" w14:paraId="78764C74" w14:textId="77777777" w:rsidTr="00FD49F4">
        <w:tc>
          <w:tcPr>
            <w:tcW w:w="6716" w:type="dxa"/>
          </w:tcPr>
          <w:p w14:paraId="3BF48012"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b/>
                <w:sz w:val="24"/>
                <w:szCs w:val="24"/>
                <w:lang w:val="en-US"/>
              </w:rPr>
              <w:t>Ví dụ 2</w:t>
            </w:r>
            <w:r w:rsidRPr="007A7E42">
              <w:rPr>
                <w:rFonts w:ascii="Palatino Linotype" w:eastAsia="Arial" w:hAnsi="Palatino Linotype" w:cs="Times New Roman"/>
                <w:b/>
                <w:sz w:val="24"/>
                <w:szCs w:val="24"/>
              </w:rPr>
              <w:t xml:space="preserve">: </w:t>
            </w:r>
            <w:r w:rsidRPr="007A7E42">
              <w:rPr>
                <w:rFonts w:ascii="Palatino Linotype" w:eastAsia="Arial" w:hAnsi="Palatino Linotype" w:cs="Times New Roman"/>
                <w:sz w:val="24"/>
                <w:szCs w:val="24"/>
              </w:rPr>
              <w:t>Cho hình vẽ sau. Chứng minh bốn điểm G, S, D, K cùng thuộc một đường tròn, xác định tâm I của đường tròn đó.</w:t>
            </w:r>
          </w:p>
          <w:p w14:paraId="2DE20CC1" w14:textId="77777777" w:rsidR="0067197D" w:rsidRPr="007A7E42" w:rsidRDefault="0067197D" w:rsidP="00FD49F4">
            <w:pPr>
              <w:spacing w:line="276" w:lineRule="auto"/>
              <w:jc w:val="both"/>
              <w:rPr>
                <w:rFonts w:ascii="Palatino Linotype" w:eastAsia="Arial" w:hAnsi="Palatino Linotype" w:cs="Times New Roman"/>
                <w:b/>
                <w:bCs/>
                <w:sz w:val="24"/>
                <w:szCs w:val="24"/>
                <w:lang w:val="en-US"/>
              </w:rPr>
            </w:pPr>
            <w:r w:rsidRPr="007A7E42">
              <w:rPr>
                <w:rFonts w:ascii="Palatino Linotype" w:eastAsia="Arial" w:hAnsi="Palatino Linotype" w:cs="Times New Roman"/>
                <w:b/>
                <w:bCs/>
                <w:sz w:val="24"/>
                <w:szCs w:val="24"/>
                <w:lang w:val="en-US"/>
              </w:rPr>
              <w:t>Giải:.</w:t>
            </w:r>
            <w:r>
              <w:rPr>
                <w:rFonts w:ascii="Palatino Linotype" w:eastAsia="Arial" w:hAnsi="Palatino Linotype" w:cs="Times New Roman"/>
                <w:b/>
                <w:bCs/>
                <w:sz w:val="24"/>
                <w:szCs w:val="24"/>
                <w:lang w:val="en-US"/>
              </w:rPr>
              <w:t xml:space="preserve"> </w:t>
            </w:r>
            <w:r w:rsidRPr="00661F08">
              <w:rPr>
                <w:rFonts w:ascii="Palatino Linotype" w:eastAsia="Arial" w:hAnsi="Palatino Linotype" w:cs="Times New Roman"/>
                <w:sz w:val="24"/>
                <w:szCs w:val="24"/>
                <w:lang w:val="en-US"/>
              </w:rPr>
              <w:t>..…………………………………………………………</w:t>
            </w:r>
          </w:p>
          <w:p w14:paraId="54101643"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0832F37E"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25B3D283"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lastRenderedPageBreak/>
              <w:t>…………………………………………………………………</w:t>
            </w:r>
          </w:p>
          <w:p w14:paraId="7E9FA5BB"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4DA5F556"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72C1CE90"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 xml:space="preserve">…………………………………………………………………                                                                                                                                                                                                                                                                                                                                                                                                                                                                                                                                                                                                                                                                                                                                                                                                                                                                                                                                                                                                                                                                                                                                                                                                               </w:t>
            </w:r>
          </w:p>
        </w:tc>
        <w:tc>
          <w:tcPr>
            <w:tcW w:w="4169" w:type="dxa"/>
          </w:tcPr>
          <w:p w14:paraId="101E60DA" w14:textId="77777777" w:rsidR="0067197D" w:rsidRPr="007A7E42" w:rsidRDefault="0067197D" w:rsidP="00FD49F4">
            <w:pPr>
              <w:jc w:val="both"/>
              <w:rPr>
                <w:rFonts w:ascii="Palatino Linotype" w:eastAsia="Calibri" w:hAnsi="Palatino Linotype" w:cs="Times New Roman"/>
                <w:b/>
                <w:sz w:val="24"/>
                <w:szCs w:val="24"/>
              </w:rPr>
            </w:pPr>
            <w:r w:rsidRPr="007A7E42">
              <w:rPr>
                <w:rFonts w:ascii="Palatino Linotype" w:eastAsia="Arial" w:hAnsi="Palatino Linotype" w:cs="Times New Roman"/>
                <w:noProof/>
                <w:sz w:val="24"/>
                <w:szCs w:val="24"/>
              </w:rPr>
              <w:lastRenderedPageBreak/>
              <w:drawing>
                <wp:anchor distT="0" distB="0" distL="114300" distR="114300" simplePos="0" relativeHeight="251681792" behindDoc="1" locked="0" layoutInCell="1" allowOverlap="1" wp14:anchorId="7A0FB747" wp14:editId="47F72284">
                  <wp:simplePos x="0" y="0"/>
                  <wp:positionH relativeFrom="column">
                    <wp:posOffset>-25823</wp:posOffset>
                  </wp:positionH>
                  <wp:positionV relativeFrom="paragraph">
                    <wp:posOffset>72178</wp:posOffset>
                  </wp:positionV>
                  <wp:extent cx="2568272" cy="1375254"/>
                  <wp:effectExtent l="0" t="0" r="0" b="0"/>
                  <wp:wrapNone/>
                  <wp:docPr id="1318308190" name="Picture 131830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8272" cy="137525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7197D" w:rsidRPr="007A7E42" w14:paraId="5541F1C3" w14:textId="77777777" w:rsidTr="00FD49F4">
        <w:tc>
          <w:tcPr>
            <w:tcW w:w="6716" w:type="dxa"/>
          </w:tcPr>
          <w:p w14:paraId="6D60065C"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b/>
                <w:sz w:val="24"/>
                <w:szCs w:val="24"/>
                <w:lang w:val="en-US"/>
              </w:rPr>
              <w:t>Ví dụ 3</w:t>
            </w:r>
            <w:r w:rsidRPr="007A7E42">
              <w:rPr>
                <w:rFonts w:ascii="Palatino Linotype" w:eastAsia="Arial" w:hAnsi="Palatino Linotype" w:cs="Times New Roman"/>
                <w:b/>
                <w:sz w:val="24"/>
                <w:szCs w:val="24"/>
              </w:rPr>
              <w:t xml:space="preserve">: </w:t>
            </w:r>
            <w:r w:rsidRPr="007A7E42">
              <w:rPr>
                <w:rFonts w:ascii="Palatino Linotype" w:eastAsia="Arial" w:hAnsi="Palatino Linotype" w:cs="Times New Roman"/>
                <w:sz w:val="24"/>
                <w:szCs w:val="24"/>
              </w:rPr>
              <w:t>Cho hình vẽ sau. Chứng minh bốn điểm E, K, H, I cùng thuộc một đường tròn, xác định tâm O của đường tròn đó.</w:t>
            </w:r>
          </w:p>
          <w:p w14:paraId="17E0D9F5" w14:textId="77777777" w:rsidR="0067197D" w:rsidRPr="007A7E42" w:rsidRDefault="0067197D" w:rsidP="00FD49F4">
            <w:pPr>
              <w:spacing w:line="276" w:lineRule="auto"/>
              <w:jc w:val="both"/>
              <w:rPr>
                <w:rFonts w:ascii="Palatino Linotype" w:eastAsia="Arial" w:hAnsi="Palatino Linotype" w:cs="Times New Roman"/>
                <w:b/>
                <w:bCs/>
                <w:sz w:val="24"/>
                <w:szCs w:val="24"/>
                <w:lang w:val="en-US"/>
              </w:rPr>
            </w:pPr>
            <w:r w:rsidRPr="007A7E42">
              <w:rPr>
                <w:rFonts w:ascii="Palatino Linotype" w:eastAsia="Arial" w:hAnsi="Palatino Linotype" w:cs="Times New Roman"/>
                <w:b/>
                <w:noProof/>
                <w:sz w:val="24"/>
                <w:szCs w:val="24"/>
              </w:rPr>
              <w:drawing>
                <wp:anchor distT="0" distB="0" distL="114300" distR="114300" simplePos="0" relativeHeight="251682816" behindDoc="1" locked="0" layoutInCell="1" allowOverlap="1" wp14:anchorId="6EF40861" wp14:editId="22F256B1">
                  <wp:simplePos x="0" y="0"/>
                  <wp:positionH relativeFrom="column">
                    <wp:posOffset>4446150</wp:posOffset>
                  </wp:positionH>
                  <wp:positionV relativeFrom="paragraph">
                    <wp:posOffset>178675</wp:posOffset>
                  </wp:positionV>
                  <wp:extent cx="2197100" cy="1898650"/>
                  <wp:effectExtent l="0" t="0" r="0" b="0"/>
                  <wp:wrapNone/>
                  <wp:docPr id="1300984797" name="Picture 130098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97100" cy="189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E42">
              <w:rPr>
                <w:rFonts w:ascii="Palatino Linotype" w:eastAsia="Arial" w:hAnsi="Palatino Linotype" w:cs="Times New Roman"/>
                <w:b/>
                <w:bCs/>
                <w:sz w:val="24"/>
                <w:szCs w:val="24"/>
                <w:lang w:val="en-US"/>
              </w:rPr>
              <w:t>Giải:...…………………………………………………………</w:t>
            </w:r>
          </w:p>
          <w:p w14:paraId="28163A16"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77BF2CAA"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7C216B51"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291F027B"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25AEEC7F"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42B38660"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p w14:paraId="7C36DA3A"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w:t>
            </w:r>
          </w:p>
        </w:tc>
        <w:tc>
          <w:tcPr>
            <w:tcW w:w="4169" w:type="dxa"/>
          </w:tcPr>
          <w:p w14:paraId="5F5EDC9A" w14:textId="77777777" w:rsidR="0067197D" w:rsidRPr="007A7E42" w:rsidRDefault="0067197D" w:rsidP="00FD49F4">
            <w:pPr>
              <w:jc w:val="both"/>
              <w:rPr>
                <w:rFonts w:ascii="Palatino Linotype" w:eastAsia="Calibri" w:hAnsi="Palatino Linotype" w:cs="Times New Roman"/>
                <w:b/>
                <w:sz w:val="24"/>
                <w:szCs w:val="24"/>
                <w:lang w:val="en-US"/>
              </w:rPr>
            </w:pPr>
            <w:r w:rsidRPr="007A7E42">
              <w:rPr>
                <w:rFonts w:ascii="Palatino Linotype" w:eastAsia="Arial" w:hAnsi="Palatino Linotype" w:cs="Times New Roman"/>
                <w:b/>
                <w:noProof/>
                <w:sz w:val="24"/>
                <w:szCs w:val="24"/>
                <w:lang w:val="en-US"/>
              </w:rPr>
              <w:t xml:space="preserve">          </w:t>
            </w:r>
          </w:p>
        </w:tc>
      </w:tr>
    </w:tbl>
    <w:p w14:paraId="5DE49C4E" w14:textId="77777777" w:rsidR="0067197D" w:rsidRPr="007A7E42" w:rsidRDefault="0067197D" w:rsidP="0067197D">
      <w:pPr>
        <w:spacing w:line="240" w:lineRule="auto"/>
        <w:jc w:val="both"/>
        <w:rPr>
          <w:rFonts w:ascii="Palatino Linotype" w:eastAsia="Calibri" w:hAnsi="Palatino Linotype" w:cs="Times New Roman"/>
          <w:color w:val="000000"/>
        </w:rPr>
      </w:pPr>
      <w:r w:rsidRPr="007A7E42">
        <w:rPr>
          <w:rFonts w:ascii="Palatino Linotype" w:eastAsia="Calibri" w:hAnsi="Palatino Linotype" w:cs="Times New Roman"/>
          <w:b/>
          <w:bCs/>
          <w:color w:val="000000"/>
        </w:rPr>
        <w:t>Bài 1:</w:t>
      </w:r>
      <w:r w:rsidRPr="007A7E42">
        <w:rPr>
          <w:rFonts w:ascii="Palatino Linotype" w:eastAsia="Calibri" w:hAnsi="Palatino Linotype" w:cs="Times New Roman"/>
          <w:color w:val="000000"/>
        </w:rPr>
        <w:t xml:space="preserve"> a) Vẽ đường tròn tâm O bán kính OM = 3,4cm.</w:t>
      </w:r>
    </w:p>
    <w:p w14:paraId="264D4DB4" w14:textId="77777777" w:rsidR="0067197D" w:rsidRPr="007A7E42" w:rsidRDefault="0067197D" w:rsidP="0067197D">
      <w:pPr>
        <w:spacing w:line="240" w:lineRule="auto"/>
        <w:jc w:val="both"/>
        <w:rPr>
          <w:rFonts w:ascii="Palatino Linotype" w:eastAsia="Calibri" w:hAnsi="Palatino Linotype" w:cs="Times New Roman"/>
          <w:color w:val="000000"/>
        </w:rPr>
      </w:pPr>
      <w:r w:rsidRPr="007A7E42">
        <w:rPr>
          <w:rFonts w:ascii="Palatino Linotype" w:eastAsia="Calibri" w:hAnsi="Palatino Linotype" w:cs="Times New Roman"/>
          <w:color w:val="000000"/>
        </w:rPr>
        <w:t xml:space="preserve">           b) Cho đoạn thẳng AB bất kì. Hãy vẽ đường tròn (O) đường kính AB.</w:t>
      </w:r>
    </w:p>
    <w:p w14:paraId="7EAAC568" w14:textId="77777777" w:rsidR="0067197D" w:rsidRPr="007A7E42" w:rsidRDefault="0067197D" w:rsidP="0067197D">
      <w:pPr>
        <w:spacing w:after="0" w:line="240" w:lineRule="auto"/>
        <w:jc w:val="both"/>
        <w:rPr>
          <w:rFonts w:ascii="Palatino Linotype" w:eastAsia="Arial" w:hAnsi="Palatino Linotype" w:cs="Times New Roman"/>
        </w:rPr>
      </w:pPr>
      <w:r w:rsidRPr="007A7E42">
        <w:rPr>
          <w:rFonts w:ascii="Palatino Linotype" w:eastAsia="Arial" w:hAnsi="Palatino Linotype" w:cs="Times New Roman"/>
          <w:b/>
        </w:rPr>
        <w:t xml:space="preserve">Bài 2: </w:t>
      </w:r>
      <w:r w:rsidRPr="007A7E42">
        <w:rPr>
          <w:rFonts w:ascii="Palatino Linotype" w:eastAsia="Arial" w:hAnsi="Palatino Linotype" w:cs="Times New Roman"/>
        </w:rPr>
        <w:t xml:space="preserve">Cho </w:t>
      </w:r>
      <w:r w:rsidRPr="007A7E42">
        <w:rPr>
          <w:rFonts w:ascii="Palatino Linotype" w:eastAsia="Arial" w:hAnsi="Palatino Linotype" w:cs="Times New Roman"/>
        </w:rPr>
        <w:sym w:font="Symbol" w:char="F044"/>
      </w:r>
      <w:r w:rsidRPr="007A7E42">
        <w:rPr>
          <w:rFonts w:ascii="Palatino Linotype" w:eastAsia="Arial" w:hAnsi="Palatino Linotype" w:cs="Times New Roman"/>
        </w:rPr>
        <w:t>DEF vuông tại D. Chứng minh điểm D thuộc đường tròn đường kính EF. Xác định tâm đường tròn đi qua ba điểm D, E, F.</w:t>
      </w:r>
    </w:p>
    <w:p w14:paraId="786430DF" w14:textId="77777777" w:rsidR="0067197D" w:rsidRPr="007A7E42" w:rsidRDefault="0067197D" w:rsidP="0067197D">
      <w:pPr>
        <w:spacing w:after="0" w:line="240" w:lineRule="auto"/>
        <w:jc w:val="both"/>
        <w:rPr>
          <w:rFonts w:ascii="Palatino Linotype" w:eastAsia="Arial" w:hAnsi="Palatino Linotype" w:cs="Times New Roman"/>
        </w:rPr>
      </w:pPr>
      <w:r w:rsidRPr="007A7E42">
        <w:rPr>
          <w:rFonts w:ascii="Palatino Linotype" w:eastAsia="Arial" w:hAnsi="Palatino Linotype" w:cs="Times New Roman"/>
          <w:b/>
          <w:bCs/>
        </w:rPr>
        <w:t>Bài 3.</w:t>
      </w:r>
      <w:r w:rsidRPr="007A7E42">
        <w:rPr>
          <w:rFonts w:ascii="Palatino Linotype" w:eastAsia="Arial" w:hAnsi="Palatino Linotype" w:cs="Times New Roman"/>
        </w:rPr>
        <w:t xml:space="preserve"> Cho hình chữ nhật ABCD có </w:t>
      </w:r>
      <w:r w:rsidRPr="007A7E42">
        <w:rPr>
          <w:rFonts w:ascii="Palatino Linotype" w:hAnsi="Palatino Linotype"/>
          <w:position w:val="-6"/>
        </w:rPr>
        <w:object w:dxaOrig="1180" w:dyaOrig="279" w14:anchorId="3550EB73">
          <v:shape id="_x0000_i1043" type="#_x0000_t75" style="width:60pt;height:12pt" o:ole="">
            <v:imagedata r:id="rId30" o:title=""/>
          </v:shape>
          <o:OLEObject Type="Embed" ProgID="Equation.DSMT4" ShapeID="_x0000_i1043" DrawAspect="Content" ObjectID="_1847052407" r:id="rId31"/>
        </w:object>
      </w:r>
      <w:r w:rsidRPr="007A7E42">
        <w:rPr>
          <w:rFonts w:ascii="Palatino Linotype" w:eastAsia="Arial" w:hAnsi="Palatino Linotype" w:cs="Times New Roman"/>
        </w:rPr>
        <w:t xml:space="preserve"> và </w:t>
      </w:r>
      <w:r w:rsidRPr="007A7E42">
        <w:rPr>
          <w:rFonts w:ascii="Palatino Linotype" w:hAnsi="Palatino Linotype"/>
          <w:position w:val="-6"/>
        </w:rPr>
        <w:object w:dxaOrig="1160" w:dyaOrig="279" w14:anchorId="7C656E8B">
          <v:shape id="_x0000_i1044" type="#_x0000_t75" style="width:60pt;height:12pt" o:ole="">
            <v:imagedata r:id="rId32" o:title=""/>
          </v:shape>
          <o:OLEObject Type="Embed" ProgID="Equation.DSMT4" ShapeID="_x0000_i1044" DrawAspect="Content" ObjectID="_1847052408" r:id="rId33"/>
        </w:object>
      </w:r>
      <w:r w:rsidRPr="007A7E42">
        <w:rPr>
          <w:rFonts w:ascii="Palatino Linotype" w:eastAsia="Arial" w:hAnsi="Palatino Linotype" w:cs="Times New Roman"/>
        </w:rPr>
        <w:t xml:space="preserve">. Chứng minh: bốn điểm </w:t>
      </w:r>
      <w:r w:rsidRPr="007A7E42">
        <w:rPr>
          <w:rFonts w:ascii="Palatino Linotype" w:hAnsi="Palatino Linotype"/>
          <w:position w:val="-10"/>
        </w:rPr>
        <w:object w:dxaOrig="999" w:dyaOrig="320" w14:anchorId="5A4ECD8B">
          <v:shape id="_x0000_i1045" type="#_x0000_t75" style="width:49.5pt;height:16.5pt" o:ole="">
            <v:imagedata r:id="rId34" o:title=""/>
          </v:shape>
          <o:OLEObject Type="Embed" ProgID="Equation.DSMT4" ShapeID="_x0000_i1045" DrawAspect="Content" ObjectID="_1847052409" r:id="rId35"/>
        </w:object>
      </w:r>
      <w:r w:rsidRPr="007A7E42">
        <w:rPr>
          <w:rFonts w:ascii="Palatino Linotype" w:eastAsia="Arial" w:hAnsi="Palatino Linotype" w:cs="Times New Roman"/>
        </w:rPr>
        <w:t xml:space="preserve"> thuộc một đường tròn và tính bán kính của đường tròn đó.</w:t>
      </w:r>
    </w:p>
    <w:p w14:paraId="36B3D239"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b/>
          <w:bCs/>
        </w:rPr>
        <w:t>Bài 4.</w:t>
      </w:r>
      <w:r w:rsidRPr="007A7E42">
        <w:rPr>
          <w:rFonts w:ascii="Palatino Linotype" w:eastAsia="Arial" w:hAnsi="Palatino Linotype" w:cs="Times New Roman"/>
        </w:rPr>
        <w:t xml:space="preserve"> Cho hình vuông </w:t>
      </w:r>
      <w:r w:rsidRPr="007A7E42">
        <w:rPr>
          <w:position w:val="-10"/>
        </w:rPr>
        <w:object w:dxaOrig="1140" w:dyaOrig="340" w14:anchorId="1C3041DD">
          <v:shape id="_x0000_i1046" type="#_x0000_t75" style="width:55.5pt;height:16.5pt" o:ole="">
            <v:imagedata r:id="rId36" o:title=""/>
          </v:shape>
          <o:OLEObject Type="Embed" ProgID="Equation.DSMT4" ShapeID="_x0000_i1046" DrawAspect="Content" ObjectID="_1847052410" r:id="rId37"/>
        </w:object>
      </w:r>
      <w:r w:rsidRPr="007A7E42">
        <w:rPr>
          <w:rFonts w:ascii="Palatino Linotype" w:eastAsia="Arial" w:hAnsi="Palatino Linotype" w:cs="Times New Roman"/>
        </w:rPr>
        <w:t xml:space="preserve"> là giao điểm của hai đường chéo, </w:t>
      </w:r>
      <w:r w:rsidRPr="007A7E42">
        <w:rPr>
          <w:position w:val="-6"/>
        </w:rPr>
        <w:object w:dxaOrig="1100" w:dyaOrig="380" w14:anchorId="025B7223">
          <v:shape id="_x0000_i1047" type="#_x0000_t75" style="width:55.5pt;height:19.5pt" o:ole="">
            <v:imagedata r:id="rId38" o:title=""/>
          </v:shape>
          <o:OLEObject Type="Embed" ProgID="Equation.DSMT4" ShapeID="_x0000_i1047" DrawAspect="Content" ObjectID="_1847052411" r:id="rId39"/>
        </w:object>
      </w:r>
      <w:r w:rsidRPr="007A7E42">
        <w:rPr>
          <w:rFonts w:ascii="Palatino Linotype" w:hAnsi="Palatino Linotype"/>
        </w:rPr>
        <w:t>cm</w:t>
      </w:r>
      <w:r w:rsidRPr="007A7E42">
        <w:rPr>
          <w:rFonts w:ascii="Palatino Linotype" w:eastAsia="Arial" w:hAnsi="Palatino Linotype" w:cs="Times New Roman"/>
        </w:rPr>
        <w:t>.</w:t>
      </w:r>
    </w:p>
    <w:p w14:paraId="2B94AE3F"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a) Chứng minh: bốn điểm </w:t>
      </w:r>
      <w:r w:rsidRPr="007A7E42">
        <w:rPr>
          <w:position w:val="-10"/>
        </w:rPr>
        <w:object w:dxaOrig="1140" w:dyaOrig="340" w14:anchorId="09365AB2">
          <v:shape id="_x0000_i1048" type="#_x0000_t75" style="width:55.5pt;height:16.5pt" o:ole="">
            <v:imagedata r:id="rId40" o:title=""/>
          </v:shape>
          <o:OLEObject Type="Embed" ProgID="Equation.DSMT4" ShapeID="_x0000_i1048" DrawAspect="Content" ObjectID="_1847052412" r:id="rId41"/>
        </w:object>
      </w:r>
      <w:r w:rsidRPr="007A7E42">
        <w:rPr>
          <w:rFonts w:ascii="Palatino Linotype" w:eastAsia="Arial" w:hAnsi="Palatino Linotype" w:cs="Times New Roman"/>
        </w:rPr>
        <w:t xml:space="preserve"> thuộc </w:t>
      </w:r>
      <w:r w:rsidRPr="007A7E42">
        <w:rPr>
          <w:position w:val="-12"/>
        </w:rPr>
        <w:object w:dxaOrig="1280" w:dyaOrig="440" w14:anchorId="05421811">
          <v:shape id="_x0000_i1049" type="#_x0000_t75" style="width:65.25pt;height:22.5pt" o:ole="">
            <v:imagedata r:id="rId42" o:title=""/>
          </v:shape>
          <o:OLEObject Type="Embed" ProgID="Equation.DSMT4" ShapeID="_x0000_i1049" DrawAspect="Content" ObjectID="_1847052413" r:id="rId43"/>
        </w:object>
      </w:r>
      <w:r w:rsidRPr="007A7E42">
        <w:rPr>
          <w:rFonts w:ascii="Palatino Linotype" w:eastAsia="Arial" w:hAnsi="Palatino Linotype" w:cs="Times New Roman"/>
        </w:rPr>
        <w:t>.</w:t>
      </w:r>
    </w:p>
    <w:p w14:paraId="01ED830D"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b) Trong 5 điểm </w:t>
      </w:r>
      <w:r w:rsidRPr="007A7E42">
        <w:rPr>
          <w:position w:val="-10"/>
        </w:rPr>
        <w:object w:dxaOrig="1420" w:dyaOrig="340" w14:anchorId="53A1ED87">
          <v:shape id="_x0000_i1050" type="#_x0000_t75" style="width:1in;height:16.5pt" o:ole="">
            <v:imagedata r:id="rId44" o:title=""/>
          </v:shape>
          <o:OLEObject Type="Embed" ProgID="Equation.DSMT4" ShapeID="_x0000_i1050" DrawAspect="Content" ObjectID="_1847052414" r:id="rId45"/>
        </w:object>
      </w:r>
      <w:r w:rsidRPr="007A7E42">
        <w:rPr>
          <w:rFonts w:ascii="Palatino Linotype" w:eastAsia="Arial" w:hAnsi="Palatino Linotype" w:cs="Times New Roman"/>
        </w:rPr>
        <w:t xml:space="preserve"> điểm nào thuộc đường tròn </w:t>
      </w:r>
      <w:r w:rsidRPr="007A7E42">
        <w:rPr>
          <w:position w:val="-12"/>
        </w:rPr>
        <w:object w:dxaOrig="1080" w:dyaOrig="360" w14:anchorId="062228D2">
          <v:shape id="_x0000_i1051" type="#_x0000_t75" style="width:55.5pt;height:19.5pt" o:ole="">
            <v:imagedata r:id="rId46" o:title=""/>
          </v:shape>
          <o:OLEObject Type="Embed" ProgID="Equation.DSMT4" ShapeID="_x0000_i1051" DrawAspect="Content" ObjectID="_1847052415" r:id="rId47"/>
        </w:object>
      </w:r>
      <w:r w:rsidRPr="007A7E42">
        <w:rPr>
          <w:rFonts w:ascii="Palatino Linotype" w:eastAsia="Arial" w:hAnsi="Palatino Linotype" w:cs="Times New Roman"/>
        </w:rPr>
        <w:t xml:space="preserve">; điểm nào nằm trong đường tròn </w:t>
      </w:r>
      <w:r w:rsidRPr="007A7E42">
        <w:rPr>
          <w:position w:val="-12"/>
        </w:rPr>
        <w:object w:dxaOrig="1080" w:dyaOrig="360" w14:anchorId="6784A587">
          <v:shape id="_x0000_i1052" type="#_x0000_t75" style="width:55.5pt;height:19.5pt" o:ole="">
            <v:imagedata r:id="rId48" o:title=""/>
          </v:shape>
          <o:OLEObject Type="Embed" ProgID="Equation.DSMT4" ShapeID="_x0000_i1052" DrawAspect="Content" ObjectID="_1847052416" r:id="rId49"/>
        </w:object>
      </w:r>
      <w:r w:rsidRPr="007A7E42">
        <w:rPr>
          <w:rFonts w:ascii="Palatino Linotype" w:eastAsia="Arial" w:hAnsi="Palatino Linotype" w:cs="Times New Roman"/>
        </w:rPr>
        <w:t>; điểm nào nằm ngoài đường tròn (</w:t>
      </w:r>
      <w:r w:rsidRPr="007A7E42">
        <w:rPr>
          <w:position w:val="-10"/>
        </w:rPr>
        <w:object w:dxaOrig="880" w:dyaOrig="340" w14:anchorId="66CF1072">
          <v:shape id="_x0000_i1053" type="#_x0000_t75" style="width:42.75pt;height:16.5pt" o:ole="">
            <v:imagedata r:id="rId50" o:title=""/>
          </v:shape>
          <o:OLEObject Type="Embed" ProgID="Equation.DSMT4" ShapeID="_x0000_i1053" DrawAspect="Content" ObjectID="_1847052417" r:id="rId51"/>
        </w:object>
      </w:r>
      <w:r w:rsidRPr="007A7E42">
        <w:rPr>
          <w:rFonts w:ascii="Palatino Linotype" w:eastAsia="Arial" w:hAnsi="Palatino Linotype" w:cs="Times New Roman"/>
        </w:rPr>
        <w:t>).</w:t>
      </w:r>
    </w:p>
    <w:p w14:paraId="0FC94D3C"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b/>
          <w:bCs/>
        </w:rPr>
        <w:t>Bài 5.</w:t>
      </w:r>
      <w:r w:rsidRPr="007A7E42">
        <w:rPr>
          <w:rFonts w:ascii="Palatino Linotype" w:eastAsia="Arial" w:hAnsi="Palatino Linotype" w:cs="Times New Roman"/>
        </w:rPr>
        <w:t xml:space="preserve"> Cho hình vuông ABCD</w:t>
      </w:r>
    </w:p>
    <w:p w14:paraId="38A4C387"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a) Chứng minh: bốn đỉnh </w:t>
      </w:r>
      <w:r w:rsidRPr="007A7E42">
        <w:rPr>
          <w:rFonts w:ascii="Palatino Linotype" w:hAnsi="Palatino Linotype"/>
          <w:position w:val="-10"/>
        </w:rPr>
        <w:object w:dxaOrig="999" w:dyaOrig="320" w14:anchorId="30B6CE8A">
          <v:shape id="_x0000_i1054" type="#_x0000_t75" style="width:49.5pt;height:16.5pt" o:ole="">
            <v:imagedata r:id="rId52" o:title=""/>
          </v:shape>
          <o:OLEObject Type="Embed" ProgID="Equation.DSMT4" ShapeID="_x0000_i1054" DrawAspect="Content" ObjectID="_1847052418" r:id="rId53"/>
        </w:object>
      </w:r>
      <w:r w:rsidRPr="007A7E42">
        <w:rPr>
          <w:rFonts w:ascii="Palatino Linotype" w:eastAsia="Arial" w:hAnsi="Palatino Linotype" w:cs="Times New Roman"/>
        </w:rPr>
        <w:t xml:space="preserve"> thuộc một đường tròn.</w:t>
      </w:r>
    </w:p>
    <w:p w14:paraId="23EDDC86"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b) Tính bán kính đường tròn đó biết cạnh hình vuông bằng 2 dm.</w:t>
      </w:r>
    </w:p>
    <w:p w14:paraId="7731C948" w14:textId="77777777" w:rsidR="0067197D" w:rsidRPr="007A7E42" w:rsidRDefault="0067197D" w:rsidP="0067197D">
      <w:pPr>
        <w:tabs>
          <w:tab w:val="left" w:pos="6025"/>
        </w:tabs>
        <w:spacing w:line="288" w:lineRule="auto"/>
        <w:ind w:right="-14"/>
        <w:rPr>
          <w:rFonts w:ascii="Palatino Linotype" w:eastAsia="Calibri" w:hAnsi="Palatino Linotype" w:cs="Times New Roman"/>
        </w:rPr>
      </w:pPr>
      <w:r w:rsidRPr="007A7E42">
        <w:rPr>
          <w:rFonts w:ascii="Palatino Linotype" w:eastAsia="Calibri" w:hAnsi="Palatino Linotype" w:cs="Times New Roman"/>
          <w:b/>
          <w:bCs/>
        </w:rPr>
        <w:t>Bài 6.</w:t>
      </w:r>
      <w:r w:rsidRPr="007A7E42">
        <w:rPr>
          <w:rFonts w:ascii="Palatino Linotype" w:eastAsia="Calibri" w:hAnsi="Palatino Linotype" w:cs="Times New Roman"/>
        </w:rPr>
        <w:t xml:space="preserve"> Cho </w:t>
      </w:r>
      <w:r w:rsidRPr="007A7E42">
        <w:rPr>
          <w:rFonts w:ascii="Palatino Linotype" w:eastAsia="Arial" w:hAnsi="Palatino Linotype" w:cs="Times New Roman"/>
        </w:rPr>
        <w:t>∆</w:t>
      </w:r>
      <w:r w:rsidRPr="007A7E42">
        <w:rPr>
          <w:rFonts w:ascii="Palatino Linotype" w:eastAsia="Calibri" w:hAnsi="Palatino Linotype" w:cs="Times New Roman"/>
        </w:rPr>
        <w:t xml:space="preserve">ABC vuông tại A, điểm M thuộc AC. Kẻ ME </w:t>
      </w:r>
      <w:r w:rsidRPr="007A7E42">
        <w:rPr>
          <w:rFonts w:ascii="Palatino Linotype" w:eastAsia="Calibri" w:hAnsi="Palatino Linotype" w:cs="Times New Roman"/>
        </w:rPr>
        <w:sym w:font="Symbol" w:char="F05E"/>
      </w:r>
      <w:r w:rsidRPr="007A7E42">
        <w:rPr>
          <w:rFonts w:ascii="Palatino Linotype" w:eastAsia="Calibri" w:hAnsi="Palatino Linotype" w:cs="Times New Roman"/>
        </w:rPr>
        <w:t xml:space="preserve"> BC tại E.</w:t>
      </w:r>
    </w:p>
    <w:p w14:paraId="4C03CFBC" w14:textId="77777777" w:rsidR="0067197D" w:rsidRPr="007A7E42" w:rsidRDefault="0067197D" w:rsidP="0067197D">
      <w:pPr>
        <w:tabs>
          <w:tab w:val="left" w:pos="6025"/>
        </w:tabs>
        <w:spacing w:line="288" w:lineRule="auto"/>
        <w:ind w:right="-14"/>
        <w:jc w:val="both"/>
        <w:rPr>
          <w:rFonts w:ascii="Palatino Linotype" w:eastAsia="Arial" w:hAnsi="Palatino Linotype" w:cs="Times New Roman"/>
        </w:rPr>
      </w:pPr>
      <w:r w:rsidRPr="007A7E42">
        <w:rPr>
          <w:rFonts w:ascii="Palatino Linotype" w:eastAsia="Calibri" w:hAnsi="Palatino Linotype" w:cs="Times New Roman"/>
        </w:rPr>
        <w:t>Chứng minh: A, B, E, M cùng thuộc một đường tròn, xác định tâm O của đường tròn đó.</w:t>
      </w:r>
    </w:p>
    <w:p w14:paraId="49452D72" w14:textId="77777777" w:rsidR="0067197D" w:rsidRPr="007A7E42" w:rsidRDefault="0067197D" w:rsidP="0067197D">
      <w:pPr>
        <w:spacing w:line="24" w:lineRule="atLeast"/>
        <w:ind w:right="198"/>
        <w:jc w:val="both"/>
        <w:rPr>
          <w:rFonts w:ascii="Palatino Linotype" w:eastAsia="Calibri" w:hAnsi="Palatino Linotype" w:cs="Times New Roman"/>
        </w:rPr>
      </w:pPr>
      <w:r w:rsidRPr="007A7E42">
        <w:rPr>
          <w:rFonts w:ascii="Palatino Linotype" w:eastAsia="Arial" w:hAnsi="Palatino Linotype" w:cs="Times New Roman"/>
          <w:b/>
          <w:bCs/>
        </w:rPr>
        <w:t>Bài 7</w:t>
      </w:r>
      <w:r w:rsidRPr="007A7E42">
        <w:rPr>
          <w:rFonts w:ascii="Palatino Linotype" w:eastAsia="Arial" w:hAnsi="Palatino Linotype" w:cs="Times New Roman"/>
        </w:rPr>
        <w:t xml:space="preserve">. </w:t>
      </w:r>
      <w:r w:rsidRPr="007A7E42">
        <w:rPr>
          <w:rFonts w:ascii="Palatino Linotype" w:eastAsia="Calibri" w:hAnsi="Palatino Linotype" w:cs="Times New Roman"/>
        </w:rPr>
        <w:t xml:space="preserve">Cho </w:t>
      </w:r>
      <w:r w:rsidRPr="007A7E42">
        <w:rPr>
          <w:rFonts w:ascii="Palatino Linotype" w:eastAsia="Arial" w:hAnsi="Palatino Linotype" w:cs="Times New Roman"/>
        </w:rPr>
        <w:t>∆</w:t>
      </w:r>
      <w:r w:rsidRPr="007A7E42">
        <w:rPr>
          <w:rFonts w:ascii="Palatino Linotype" w:eastAsia="Calibri" w:hAnsi="Palatino Linotype" w:cs="Times New Roman"/>
        </w:rPr>
        <w:t xml:space="preserve">ABC, điểm M thuộc BC. Kẻ MD </w:t>
      </w:r>
      <w:r w:rsidRPr="007A7E42">
        <w:rPr>
          <w:rFonts w:ascii="Palatino Linotype" w:eastAsia="Calibri" w:hAnsi="Palatino Linotype" w:cs="Times New Roman"/>
        </w:rPr>
        <w:sym w:font="Symbol" w:char="F05E"/>
      </w:r>
      <w:r w:rsidRPr="007A7E42">
        <w:rPr>
          <w:rFonts w:ascii="Palatino Linotype" w:eastAsia="Calibri" w:hAnsi="Palatino Linotype" w:cs="Times New Roman"/>
        </w:rPr>
        <w:t xml:space="preserve"> AB tại D, ME </w:t>
      </w:r>
      <w:r w:rsidRPr="007A7E42">
        <w:rPr>
          <w:rFonts w:ascii="Palatino Linotype" w:eastAsia="Calibri" w:hAnsi="Palatino Linotype" w:cs="Times New Roman"/>
        </w:rPr>
        <w:sym w:font="Symbol" w:char="F05E"/>
      </w:r>
      <w:r w:rsidRPr="007A7E42">
        <w:rPr>
          <w:rFonts w:ascii="Palatino Linotype" w:eastAsia="Calibri" w:hAnsi="Palatino Linotype" w:cs="Times New Roman"/>
        </w:rPr>
        <w:t xml:space="preserve"> AC tại E. Chứng minh A, D, M, E cùng thuộc một đường tròn, xác định tâm O của đường tròn đó.</w:t>
      </w:r>
    </w:p>
    <w:p w14:paraId="7DED598F"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hAnsi="Palatino Linotype"/>
          <w:b/>
          <w:bCs/>
        </w:rPr>
        <w:t>Bài 8.</w:t>
      </w:r>
      <w:r w:rsidRPr="007A7E42">
        <w:rPr>
          <w:rFonts w:ascii="Palatino Linotype" w:eastAsia="Arial" w:hAnsi="Palatino Linotype" w:cs="Times New Roman"/>
        </w:rPr>
        <w:t xml:space="preserve"> Cho đường tròn tâm O đường kính </w:t>
      </w:r>
      <w:r w:rsidRPr="007A7E42">
        <w:rPr>
          <w:position w:val="-6"/>
        </w:rPr>
        <w:object w:dxaOrig="1060" w:dyaOrig="300" w14:anchorId="701E57E6">
          <v:shape id="_x0000_i1055" type="#_x0000_t75" style="width:52.5pt;height:16.5pt" o:ole="">
            <v:imagedata r:id="rId54" o:title=""/>
          </v:shape>
          <o:OLEObject Type="Embed" ProgID="Equation.DSMT4" ShapeID="_x0000_i1055" DrawAspect="Content" ObjectID="_1847052419" r:id="rId55"/>
        </w:object>
      </w:r>
      <w:r w:rsidRPr="007A7E42">
        <w:rPr>
          <w:rFonts w:ascii="Palatino Linotype" w:eastAsia="Arial" w:hAnsi="Palatino Linotype" w:cs="Times New Roman"/>
        </w:rPr>
        <w:t xml:space="preserve">, dây </w:t>
      </w:r>
      <w:r w:rsidRPr="007A7E42">
        <w:rPr>
          <w:position w:val="-4"/>
        </w:rPr>
        <w:object w:dxaOrig="940" w:dyaOrig="279" w14:anchorId="571F159A">
          <v:shape id="_x0000_i1056" type="#_x0000_t75" style="width:45.75pt;height:12pt" o:ole="">
            <v:imagedata r:id="rId56" o:title=""/>
          </v:shape>
          <o:OLEObject Type="Embed" ProgID="Equation.DSMT4" ShapeID="_x0000_i1056" DrawAspect="Content" ObjectID="_1847052420" r:id="rId57"/>
        </w:object>
      </w:r>
      <w:r w:rsidRPr="007A7E42">
        <w:rPr>
          <w:rFonts w:ascii="Palatino Linotype" w:eastAsia="Arial" w:hAnsi="Palatino Linotype" w:cs="Times New Roman"/>
        </w:rPr>
        <w:t>.</w:t>
      </w:r>
    </w:p>
    <w:p w14:paraId="1591B96A"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a) Chứng minh: </w:t>
      </w:r>
      <w:r w:rsidRPr="007A7E42">
        <w:rPr>
          <w:position w:val="-6"/>
        </w:rPr>
        <w:object w:dxaOrig="820" w:dyaOrig="300" w14:anchorId="5E8CA94F">
          <v:shape id="_x0000_i1057" type="#_x0000_t75" style="width:42pt;height:16.5pt" o:ole="">
            <v:imagedata r:id="rId58" o:title=""/>
          </v:shape>
          <o:OLEObject Type="Embed" ProgID="Equation.DSMT4" ShapeID="_x0000_i1057" DrawAspect="Content" ObjectID="_1847052421" r:id="rId59"/>
        </w:object>
      </w:r>
      <w:r w:rsidRPr="007A7E42">
        <w:rPr>
          <w:rFonts w:ascii="Palatino Linotype" w:eastAsia="Arial" w:hAnsi="Palatino Linotype" w:cs="Times New Roman"/>
        </w:rPr>
        <w:t xml:space="preserve"> vuông và </w:t>
      </w:r>
      <w:r w:rsidRPr="007A7E42">
        <w:rPr>
          <w:position w:val="-6"/>
        </w:rPr>
        <w:object w:dxaOrig="840" w:dyaOrig="300" w14:anchorId="554818E9">
          <v:shape id="_x0000_i1058" type="#_x0000_t75" style="width:42.75pt;height:16.5pt" o:ole="">
            <v:imagedata r:id="rId60" o:title=""/>
          </v:shape>
          <o:OLEObject Type="Embed" ProgID="Equation.DSMT4" ShapeID="_x0000_i1058" DrawAspect="Content" ObjectID="_1847052422" r:id="rId61"/>
        </w:object>
      </w:r>
      <w:r w:rsidRPr="007A7E42">
        <w:rPr>
          <w:rFonts w:ascii="Palatino Linotype" w:eastAsia="Arial" w:hAnsi="Palatino Linotype" w:cs="Times New Roman"/>
        </w:rPr>
        <w:t xml:space="preserve"> đều.</w:t>
      </w:r>
    </w:p>
    <w:p w14:paraId="1282D1BB"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lastRenderedPageBreak/>
        <w:t>b) Tính AC theo R và số đo góc B, C.</w:t>
      </w:r>
    </w:p>
    <w:p w14:paraId="3FB4AB94" w14:textId="77777777" w:rsidR="0067197D" w:rsidRPr="007A7E42" w:rsidRDefault="0067197D" w:rsidP="0067197D">
      <w:pPr>
        <w:spacing w:line="240" w:lineRule="auto"/>
        <w:jc w:val="both"/>
        <w:rPr>
          <w:rFonts w:ascii="Palatino Linotype" w:hAnsi="Palatino Linotype"/>
        </w:rPr>
      </w:pPr>
      <w:r w:rsidRPr="007A7E42">
        <w:rPr>
          <w:rFonts w:ascii="Palatino Linotype" w:hAnsi="Palatino Linotype"/>
          <w:b/>
          <w:bCs/>
          <w:lang w:val="it-IT"/>
        </w:rPr>
        <w:t>Bài 9.</w:t>
      </w:r>
      <w:r w:rsidRPr="007A7E42">
        <w:rPr>
          <w:rFonts w:ascii="Palatino Linotype" w:hAnsi="Palatino Linotype"/>
          <w:lang w:val="it-IT"/>
        </w:rPr>
        <w:t xml:space="preserve"> Cho </w:t>
      </w:r>
      <w:r w:rsidRPr="007A7E42">
        <w:rPr>
          <w:position w:val="-6"/>
        </w:rPr>
        <w:object w:dxaOrig="720" w:dyaOrig="279" w14:anchorId="49F07AFC">
          <v:shape id="_x0000_i1059" type="#_x0000_t75" style="width:36.75pt;height:12pt" o:ole="">
            <v:imagedata r:id="rId62" o:title=""/>
          </v:shape>
          <o:OLEObject Type="Embed" ProgID="Equation.DSMT4" ShapeID="_x0000_i1059" DrawAspect="Content" ObjectID="_1847052423" r:id="rId63"/>
        </w:object>
      </w:r>
      <w:r w:rsidRPr="007A7E42">
        <w:rPr>
          <w:rFonts w:ascii="Palatino Linotype" w:hAnsi="Palatino Linotype"/>
        </w:rPr>
        <w:t xml:space="preserve"> </w:t>
      </w:r>
      <w:r w:rsidRPr="007A7E42">
        <w:rPr>
          <w:rFonts w:ascii="Palatino Linotype" w:hAnsi="Palatino Linotype"/>
          <w:lang w:val="it-IT"/>
        </w:rPr>
        <w:t xml:space="preserve">vuông tại A có AM là trung tuyến, AH là đường cao. </w:t>
      </w:r>
      <w:r w:rsidRPr="007A7E42">
        <w:rPr>
          <w:rFonts w:ascii="Palatino Linotype" w:hAnsi="Palatino Linotype"/>
        </w:rPr>
        <w:t>Trên tia AM xác định điểm D sao cho MA=MD. Trên tia AH lấy điểm K sao cho HA=HK.</w:t>
      </w:r>
    </w:p>
    <w:p w14:paraId="112732E5" w14:textId="77777777" w:rsidR="0067197D" w:rsidRPr="007A7E42" w:rsidRDefault="0067197D" w:rsidP="0067197D">
      <w:pPr>
        <w:tabs>
          <w:tab w:val="left" w:pos="3615"/>
        </w:tabs>
        <w:spacing w:line="240" w:lineRule="auto"/>
        <w:ind w:left="-426"/>
        <w:jc w:val="both"/>
        <w:rPr>
          <w:rFonts w:ascii="Palatino Linotype" w:hAnsi="Palatino Linotype"/>
        </w:rPr>
      </w:pPr>
      <w:r w:rsidRPr="007A7E42">
        <w:rPr>
          <w:rFonts w:ascii="Palatino Linotype" w:hAnsi="Palatino Linotype"/>
        </w:rPr>
        <w:t xml:space="preserve">      a) Chứng minh: KD//BC</w:t>
      </w:r>
    </w:p>
    <w:p w14:paraId="27D844C6" w14:textId="77777777" w:rsidR="0067197D" w:rsidRPr="007A7E42" w:rsidRDefault="0067197D" w:rsidP="0067197D">
      <w:pPr>
        <w:tabs>
          <w:tab w:val="left" w:pos="3615"/>
        </w:tabs>
        <w:spacing w:line="240" w:lineRule="auto"/>
        <w:jc w:val="both"/>
        <w:rPr>
          <w:rFonts w:ascii="Palatino Linotype" w:hAnsi="Palatino Linotype"/>
        </w:rPr>
      </w:pPr>
      <w:r w:rsidRPr="007A7E42">
        <w:rPr>
          <w:rFonts w:ascii="Palatino Linotype" w:hAnsi="Palatino Linotype"/>
        </w:rPr>
        <w:t>b) Chứng minh: A, B, D, C, K cùng thuộc đường tròn (M).</w:t>
      </w:r>
    </w:p>
    <w:p w14:paraId="2ED321A5" w14:textId="77777777" w:rsidR="0067197D" w:rsidRPr="007A7E42" w:rsidRDefault="0067197D" w:rsidP="0067197D">
      <w:pPr>
        <w:spacing w:after="120" w:line="240" w:lineRule="atLeast"/>
        <w:jc w:val="both"/>
        <w:rPr>
          <w:rFonts w:ascii="Palatino Linotype" w:hAnsi="Palatino Linotype"/>
        </w:rPr>
      </w:pPr>
      <w:r w:rsidRPr="007A7E42">
        <w:rPr>
          <w:rFonts w:ascii="Palatino Linotype" w:eastAsia="Georgia" w:hAnsi="Palatino Linotype" w:cs="Georgia"/>
          <w:b/>
          <w:bCs/>
        </w:rPr>
        <w:t>Bài 10.</w:t>
      </w:r>
      <w:r w:rsidRPr="007A7E42">
        <w:rPr>
          <w:rFonts w:ascii="Palatino Linotype" w:eastAsia="Georgia" w:hAnsi="Palatino Linotype" w:cs="Georgia"/>
        </w:rPr>
        <w:t xml:space="preserve"> Cho tam giác </w:t>
      </w:r>
      <w:r w:rsidRPr="007A7E42">
        <w:rPr>
          <w:position w:val="-6"/>
        </w:rPr>
        <w:object w:dxaOrig="639" w:dyaOrig="300" w14:anchorId="29AAF54F">
          <v:shape id="_x0000_i1060" type="#_x0000_t75" style="width:31.5pt;height:18pt" o:ole="">
            <v:imagedata r:id="rId64" o:title=""/>
          </v:shape>
          <o:OLEObject Type="Embed" ProgID="Equation.DSMT4" ShapeID="_x0000_i1060" DrawAspect="Content" ObjectID="_1847052424" r:id="rId65"/>
        </w:object>
      </w:r>
      <w:r w:rsidRPr="007A7E42">
        <w:rPr>
          <w:rFonts w:ascii="Palatino Linotype" w:eastAsia="Georgia" w:hAnsi="Palatino Linotype" w:cs="Georgia"/>
        </w:rPr>
        <w:t xml:space="preserve"> nh</w:t>
      </w:r>
      <w:r w:rsidRPr="007A7E42">
        <w:rPr>
          <w:rFonts w:ascii="Palatino Linotype" w:eastAsia="Georgia" w:hAnsi="Palatino Linotype" w:cs="Cambria"/>
        </w:rPr>
        <w:t>ọ</w:t>
      </w:r>
      <w:r w:rsidRPr="007A7E42">
        <w:rPr>
          <w:rFonts w:ascii="Palatino Linotype" w:eastAsia="Georgia" w:hAnsi="Palatino Linotype" w:cs="Georgia"/>
        </w:rPr>
        <w:t xml:space="preserve">n có hai đường cao </w:t>
      </w:r>
      <w:r w:rsidRPr="007A7E42">
        <w:rPr>
          <w:position w:val="-4"/>
        </w:rPr>
        <w:object w:dxaOrig="460" w:dyaOrig="279" w14:anchorId="1E91906C">
          <v:shape id="_x0000_i1061" type="#_x0000_t75" style="width:22.5pt;height:12pt" o:ole="">
            <v:imagedata r:id="rId66" o:title=""/>
          </v:shape>
          <o:OLEObject Type="Embed" ProgID="Equation.DSMT4" ShapeID="_x0000_i1061" DrawAspect="Content" ObjectID="_1847052425" r:id="rId67"/>
        </w:object>
      </w:r>
      <w:r w:rsidRPr="007A7E42">
        <w:rPr>
          <w:rFonts w:ascii="Palatino Linotype" w:eastAsia="Georgia" w:hAnsi="Palatino Linotype" w:cs="Georgia"/>
        </w:rPr>
        <w:t xml:space="preserve"> và </w:t>
      </w:r>
      <w:r w:rsidRPr="007A7E42">
        <w:rPr>
          <w:position w:val="-6"/>
        </w:rPr>
        <w:object w:dxaOrig="440" w:dyaOrig="300" w14:anchorId="515E45F7">
          <v:shape id="_x0000_i1062" type="#_x0000_t75" style="width:22.5pt;height:18pt" o:ole="">
            <v:imagedata r:id="rId68" o:title=""/>
          </v:shape>
          <o:OLEObject Type="Embed" ProgID="Equation.DSMT4" ShapeID="_x0000_i1062" DrawAspect="Content" ObjectID="_1847052426" r:id="rId69"/>
        </w:object>
      </w:r>
      <w:r w:rsidRPr="007A7E42">
        <w:rPr>
          <w:rFonts w:ascii="Palatino Linotype" w:eastAsia="Georgia" w:hAnsi="Palatino Linotype" w:cs="Georgia"/>
        </w:rPr>
        <w:t>. G</w:t>
      </w:r>
      <w:r w:rsidRPr="007A7E42">
        <w:rPr>
          <w:rFonts w:ascii="Palatino Linotype" w:eastAsia="Georgia" w:hAnsi="Palatino Linotype" w:cs="Cambria"/>
        </w:rPr>
        <w:t>ọ</w:t>
      </w:r>
      <w:r w:rsidRPr="007A7E42">
        <w:rPr>
          <w:rFonts w:ascii="Palatino Linotype" w:eastAsia="Georgia" w:hAnsi="Palatino Linotype" w:cs="Georgia"/>
        </w:rPr>
        <w:t xml:space="preserve">i </w:t>
      </w:r>
      <w:r w:rsidRPr="007A7E42">
        <w:rPr>
          <w:position w:val="-6"/>
        </w:rPr>
        <w:object w:dxaOrig="279" w:dyaOrig="300" w14:anchorId="28AF008E">
          <v:shape id="_x0000_i1063" type="#_x0000_t75" style="width:12pt;height:18pt" o:ole="">
            <v:imagedata r:id="rId70" o:title=""/>
          </v:shape>
          <o:OLEObject Type="Embed" ProgID="Equation.DSMT4" ShapeID="_x0000_i1063" DrawAspect="Content" ObjectID="_1847052427" r:id="rId71"/>
        </w:object>
      </w:r>
      <w:r w:rsidRPr="007A7E42">
        <w:rPr>
          <w:rFonts w:ascii="Palatino Linotype" w:eastAsia="Georgia" w:hAnsi="Palatino Linotype" w:cs="Georgia"/>
        </w:rPr>
        <w:t xml:space="preserve"> là trung điểm c</w:t>
      </w:r>
      <w:r w:rsidRPr="007A7E42">
        <w:rPr>
          <w:rFonts w:ascii="Palatino Linotype" w:eastAsia="Georgia" w:hAnsi="Palatino Linotype" w:cs="Cambria"/>
        </w:rPr>
        <w:t>ủ</w:t>
      </w:r>
      <w:r w:rsidRPr="007A7E42">
        <w:rPr>
          <w:rFonts w:ascii="Palatino Linotype" w:eastAsia="Georgia" w:hAnsi="Palatino Linotype" w:cs="Georgia"/>
        </w:rPr>
        <w:t xml:space="preserve">a </w:t>
      </w:r>
      <w:r w:rsidRPr="007A7E42">
        <w:rPr>
          <w:position w:val="-6"/>
        </w:rPr>
        <w:object w:dxaOrig="460" w:dyaOrig="300" w14:anchorId="5CB509AC">
          <v:shape id="_x0000_i1064" type="#_x0000_t75" style="width:22.5pt;height:18pt" o:ole="">
            <v:imagedata r:id="rId72" o:title=""/>
          </v:shape>
          <o:OLEObject Type="Embed" ProgID="Equation.DSMT4" ShapeID="_x0000_i1064" DrawAspect="Content" ObjectID="_1847052428" r:id="rId73"/>
        </w:object>
      </w:r>
    </w:p>
    <w:p w14:paraId="74BE75E1" w14:textId="77777777" w:rsidR="0067197D" w:rsidRPr="007A7E42" w:rsidRDefault="0067197D" w:rsidP="0067197D">
      <w:pPr>
        <w:pStyle w:val="ListParagraph"/>
        <w:numPr>
          <w:ilvl w:val="0"/>
          <w:numId w:val="13"/>
        </w:numPr>
        <w:tabs>
          <w:tab w:val="clear" w:pos="1080"/>
        </w:tabs>
        <w:spacing w:after="120" w:line="240" w:lineRule="atLeast"/>
        <w:ind w:left="284" w:hanging="284"/>
        <w:jc w:val="both"/>
        <w:rPr>
          <w:rFonts w:ascii="Palatino Linotype" w:hAnsi="Palatino Linotype"/>
        </w:rPr>
      </w:pPr>
      <w:r w:rsidRPr="007A7E42">
        <w:rPr>
          <w:rFonts w:ascii="Palatino Linotype" w:eastAsia="Georgia" w:hAnsi="Palatino Linotype" w:cs="Georgia"/>
        </w:rPr>
        <w:t>Ch</w:t>
      </w:r>
      <w:r w:rsidRPr="007A7E42">
        <w:rPr>
          <w:rFonts w:ascii="Palatino Linotype" w:eastAsia="Georgia" w:hAnsi="Palatino Linotype" w:cs="Cambria"/>
        </w:rPr>
        <w:t>ứ</w:t>
      </w:r>
      <w:r w:rsidRPr="007A7E42">
        <w:rPr>
          <w:rFonts w:ascii="Palatino Linotype" w:eastAsia="Georgia" w:hAnsi="Palatino Linotype" w:cs="Georgia"/>
        </w:rPr>
        <w:t>ng minh: b</w:t>
      </w:r>
      <w:r w:rsidRPr="007A7E42">
        <w:rPr>
          <w:rFonts w:ascii="Palatino Linotype" w:eastAsia="Georgia" w:hAnsi="Palatino Linotype" w:cs="Cambria"/>
        </w:rPr>
        <w:t>ố</w:t>
      </w:r>
      <w:r w:rsidRPr="007A7E42">
        <w:rPr>
          <w:rFonts w:ascii="Palatino Linotype" w:eastAsia="Georgia" w:hAnsi="Palatino Linotype" w:cs="Georgia"/>
        </w:rPr>
        <w:t xml:space="preserve">n điểm </w:t>
      </w:r>
      <w:r w:rsidRPr="007A7E42">
        <w:rPr>
          <w:position w:val="-10"/>
        </w:rPr>
        <w:object w:dxaOrig="1160" w:dyaOrig="340" w14:anchorId="2840ED44">
          <v:shape id="_x0000_i1065" type="#_x0000_t75" style="width:60pt;height:18pt" o:ole="">
            <v:imagedata r:id="rId74" o:title=""/>
          </v:shape>
          <o:OLEObject Type="Embed" ProgID="Equation.DSMT4" ShapeID="_x0000_i1065" DrawAspect="Content" ObjectID="_1847052429" r:id="rId75"/>
        </w:object>
      </w:r>
      <w:r w:rsidRPr="007A7E42">
        <w:rPr>
          <w:rFonts w:ascii="Palatino Linotype" w:eastAsia="Georgia" w:hAnsi="Palatino Linotype" w:cs="Georgia"/>
        </w:rPr>
        <w:t xml:space="preserve"> cùng thu</w:t>
      </w:r>
      <w:r w:rsidRPr="007A7E42">
        <w:rPr>
          <w:rFonts w:ascii="Palatino Linotype" w:eastAsia="Georgia" w:hAnsi="Palatino Linotype" w:cs="Cambria"/>
        </w:rPr>
        <w:t>ộ</w:t>
      </w:r>
      <w:r w:rsidRPr="007A7E42">
        <w:rPr>
          <w:rFonts w:ascii="Palatino Linotype" w:eastAsia="Georgia" w:hAnsi="Palatino Linotype" w:cs="Georgia"/>
        </w:rPr>
        <w:t>c m</w:t>
      </w:r>
      <w:r w:rsidRPr="007A7E42">
        <w:rPr>
          <w:rFonts w:ascii="Palatino Linotype" w:eastAsia="Georgia" w:hAnsi="Palatino Linotype" w:cs="Cambria"/>
        </w:rPr>
        <w:t>ộ</w:t>
      </w:r>
      <w:r w:rsidRPr="007A7E42">
        <w:rPr>
          <w:rFonts w:ascii="Palatino Linotype" w:eastAsia="Georgia" w:hAnsi="Palatino Linotype" w:cs="Georgia"/>
        </w:rPr>
        <w:t>t đường tròn.</w:t>
      </w:r>
    </w:p>
    <w:p w14:paraId="49BD28C1" w14:textId="77777777" w:rsidR="0067197D" w:rsidRPr="007A7E42" w:rsidRDefault="0067197D" w:rsidP="0067197D">
      <w:pPr>
        <w:numPr>
          <w:ilvl w:val="0"/>
          <w:numId w:val="13"/>
        </w:numPr>
        <w:tabs>
          <w:tab w:val="clear" w:pos="1080"/>
        </w:tabs>
        <w:spacing w:after="120" w:line="240" w:lineRule="atLeast"/>
        <w:ind w:left="284" w:hanging="284"/>
        <w:jc w:val="both"/>
        <w:rPr>
          <w:rFonts w:ascii="Palatino Linotype" w:hAnsi="Palatino Linotype"/>
        </w:rPr>
      </w:pPr>
      <w:r w:rsidRPr="007A7E42">
        <w:rPr>
          <w:rFonts w:ascii="Palatino Linotype" w:eastAsia="Georgia" w:hAnsi="Palatino Linotype" w:cs="Georgia"/>
        </w:rPr>
        <w:t>G</w:t>
      </w:r>
      <w:r w:rsidRPr="007A7E42">
        <w:rPr>
          <w:rFonts w:ascii="Palatino Linotype" w:eastAsia="Georgia" w:hAnsi="Palatino Linotype" w:cs="Cambria"/>
        </w:rPr>
        <w:t>ọ</w:t>
      </w:r>
      <w:r w:rsidRPr="007A7E42">
        <w:rPr>
          <w:rFonts w:ascii="Palatino Linotype" w:eastAsia="Georgia" w:hAnsi="Palatino Linotype" w:cs="Georgia"/>
        </w:rPr>
        <w:t xml:space="preserve">i </w:t>
      </w:r>
      <w:r w:rsidRPr="007A7E42">
        <w:rPr>
          <w:position w:val="-4"/>
        </w:rPr>
        <w:object w:dxaOrig="200" w:dyaOrig="279" w14:anchorId="5DDB251D">
          <v:shape id="_x0000_i1066" type="#_x0000_t75" style="width:10.5pt;height:12pt" o:ole="">
            <v:imagedata r:id="rId76" o:title=""/>
          </v:shape>
          <o:OLEObject Type="Embed" ProgID="Equation.DSMT4" ShapeID="_x0000_i1066" DrawAspect="Content" ObjectID="_1847052430" r:id="rId77"/>
        </w:object>
      </w:r>
      <w:r w:rsidRPr="007A7E42">
        <w:rPr>
          <w:rFonts w:ascii="Palatino Linotype" w:eastAsia="Georgia" w:hAnsi="Palatino Linotype" w:cs="Georgia"/>
        </w:rPr>
        <w:t xml:space="preserve"> là trung điểm c</w:t>
      </w:r>
      <w:r w:rsidRPr="007A7E42">
        <w:rPr>
          <w:rFonts w:ascii="Palatino Linotype" w:eastAsia="Georgia" w:hAnsi="Palatino Linotype" w:cs="Cambria"/>
        </w:rPr>
        <w:t>ủ</w:t>
      </w:r>
      <w:r w:rsidRPr="007A7E42">
        <w:rPr>
          <w:rFonts w:ascii="Palatino Linotype" w:eastAsia="Georgia" w:hAnsi="Palatino Linotype" w:cs="Georgia"/>
        </w:rPr>
        <w:t xml:space="preserve">a </w:t>
      </w:r>
      <w:r w:rsidRPr="007A7E42">
        <w:rPr>
          <w:position w:val="-4"/>
        </w:rPr>
        <w:object w:dxaOrig="480" w:dyaOrig="279" w14:anchorId="3B2BBA74">
          <v:shape id="_x0000_i1067" type="#_x0000_t75" style="width:22.5pt;height:12pt" o:ole="">
            <v:imagedata r:id="rId78" o:title=""/>
          </v:shape>
          <o:OLEObject Type="Embed" ProgID="Equation.DSMT4" ShapeID="_x0000_i1067" DrawAspect="Content" ObjectID="_1847052431" r:id="rId79"/>
        </w:object>
      </w:r>
      <w:r w:rsidRPr="007A7E42">
        <w:rPr>
          <w:rFonts w:ascii="Palatino Linotype" w:eastAsia="Georgia" w:hAnsi="Palatino Linotype" w:cs="Georgia"/>
        </w:rPr>
        <w:t>. Ch</w:t>
      </w:r>
      <w:r w:rsidRPr="007A7E42">
        <w:rPr>
          <w:rFonts w:ascii="Palatino Linotype" w:eastAsia="Georgia" w:hAnsi="Palatino Linotype" w:cs="Cambria"/>
        </w:rPr>
        <w:t>ứ</w:t>
      </w:r>
      <w:r w:rsidRPr="007A7E42">
        <w:rPr>
          <w:rFonts w:ascii="Palatino Linotype" w:eastAsia="Georgia" w:hAnsi="Palatino Linotype" w:cs="Georgia"/>
        </w:rPr>
        <w:t xml:space="preserve">ng minh: </w:t>
      </w:r>
      <w:r w:rsidRPr="007A7E42">
        <w:rPr>
          <w:position w:val="-6"/>
        </w:rPr>
        <w:object w:dxaOrig="1080" w:dyaOrig="300" w14:anchorId="179CC3B8">
          <v:shape id="_x0000_i1068" type="#_x0000_t75" style="width:55.5pt;height:18pt" o:ole="">
            <v:imagedata r:id="rId80" o:title=""/>
          </v:shape>
          <o:OLEObject Type="Embed" ProgID="Equation.DSMT4" ShapeID="_x0000_i1068" DrawAspect="Content" ObjectID="_1847052432" r:id="rId81"/>
        </w:object>
      </w:r>
      <w:r w:rsidRPr="007A7E42">
        <w:rPr>
          <w:rFonts w:ascii="Palatino Linotype" w:hAnsi="Palatino Linotype"/>
        </w:rPr>
        <w:t>.</w:t>
      </w:r>
    </w:p>
    <w:p w14:paraId="78D1633B" w14:textId="77777777" w:rsidR="0067197D" w:rsidRPr="007A7E42" w:rsidRDefault="0067197D" w:rsidP="0067197D">
      <w:pPr>
        <w:pStyle w:val="ListParagraph"/>
        <w:numPr>
          <w:ilvl w:val="0"/>
          <w:numId w:val="10"/>
        </w:numPr>
        <w:spacing w:line="276" w:lineRule="auto"/>
        <w:jc w:val="both"/>
        <w:rPr>
          <w:rFonts w:ascii="Palatino Linotype" w:eastAsia="Arial" w:hAnsi="Palatino Linotype" w:cs="Times New Roman"/>
          <w:b/>
        </w:rPr>
      </w:pPr>
      <w:r w:rsidRPr="007A7E42">
        <w:rPr>
          <w:rFonts w:ascii="Palatino Linotype" w:eastAsia="Arial" w:hAnsi="Palatino Linotype" w:cs="Times New Roman"/>
          <w:b/>
        </w:rPr>
        <w:t>DẠNG TOÁN: CHỨNG MINH VUÔNG GÓC</w:t>
      </w:r>
    </w:p>
    <w:p w14:paraId="13D8B696" w14:textId="77777777" w:rsidR="0067197D" w:rsidRPr="007A7E42" w:rsidRDefault="0067197D" w:rsidP="0067197D">
      <w:pPr>
        <w:spacing w:after="0" w:line="276" w:lineRule="auto"/>
        <w:jc w:val="both"/>
        <w:rPr>
          <w:rFonts w:ascii="Palatino Linotype" w:eastAsia="Times New Roman" w:hAnsi="Palatino Linotype" w:cs="Times New Roman"/>
        </w:rPr>
      </w:pPr>
      <w:r w:rsidRPr="007A7E42">
        <w:rPr>
          <w:rFonts w:ascii="Palatino Linotype" w:eastAsia="Arial" w:hAnsi="Palatino Linotype" w:cs="Times New Roman"/>
          <w:b/>
        </w:rPr>
        <w:t xml:space="preserve">Bài 11. </w:t>
      </w:r>
      <w:r w:rsidRPr="007A7E42">
        <w:rPr>
          <w:rFonts w:ascii="Palatino Linotype" w:eastAsia="Times New Roman" w:hAnsi="Palatino Linotype" w:cs="Times New Roman"/>
        </w:rPr>
        <w:t xml:space="preserve">Cho đường tròn (O) có đường kính MN. Lấy hai điểm A, B thuộc (O). Chứng minh </w:t>
      </w:r>
      <w:r w:rsidRPr="007A7E42">
        <w:rPr>
          <w:rFonts w:ascii="Palatino Linotype" w:eastAsia="Arial" w:hAnsi="Palatino Linotype"/>
        </w:rPr>
        <w:sym w:font="Symbol" w:char="F044"/>
      </w:r>
      <w:r w:rsidRPr="007A7E42">
        <w:rPr>
          <w:rFonts w:ascii="Palatino Linotype" w:eastAsia="Arial" w:hAnsi="Palatino Linotype" w:cs="Times New Roman"/>
        </w:rPr>
        <w:t>AMN</w:t>
      </w:r>
      <w:r w:rsidRPr="007A7E42">
        <w:rPr>
          <w:rFonts w:ascii="Palatino Linotype" w:eastAsia="Times New Roman" w:hAnsi="Palatino Linotype" w:cs="Times New Roman"/>
        </w:rPr>
        <w:t xml:space="preserve"> và </w:t>
      </w:r>
      <w:r w:rsidRPr="007A7E42">
        <w:rPr>
          <w:rFonts w:ascii="Palatino Linotype" w:eastAsia="Arial" w:hAnsi="Palatino Linotype"/>
        </w:rPr>
        <w:sym w:font="Symbol" w:char="F044"/>
      </w:r>
      <w:r w:rsidRPr="007A7E42">
        <w:rPr>
          <w:rFonts w:ascii="Palatino Linotype" w:eastAsia="Arial" w:hAnsi="Palatino Linotype" w:cs="Times New Roman"/>
        </w:rPr>
        <w:t>BMN</w:t>
      </w:r>
      <w:r w:rsidRPr="007A7E42">
        <w:rPr>
          <w:rFonts w:ascii="Palatino Linotype" w:eastAsia="Times New Roman" w:hAnsi="Palatino Linotype" w:cs="Times New Roman"/>
        </w:rPr>
        <w:t xml:space="preserve"> vuông.</w:t>
      </w:r>
    </w:p>
    <w:p w14:paraId="7BE15E8C"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b/>
        </w:rPr>
        <w:t xml:space="preserve">Bài 12. </w:t>
      </w:r>
      <w:r w:rsidRPr="007A7E42">
        <w:rPr>
          <w:rFonts w:ascii="Palatino Linotype" w:eastAsia="Arial" w:hAnsi="Palatino Linotype" w:cs="Times New Roman"/>
        </w:rPr>
        <w:t xml:space="preserve">Cho </w:t>
      </w:r>
      <w:r w:rsidRPr="007A7E42">
        <w:rPr>
          <w:rFonts w:ascii="Palatino Linotype" w:eastAsia="Arial" w:hAnsi="Palatino Linotype" w:cs="Times New Roman"/>
        </w:rPr>
        <w:sym w:font="Symbol" w:char="F044"/>
      </w:r>
      <w:r w:rsidRPr="007A7E42">
        <w:rPr>
          <w:rFonts w:ascii="Palatino Linotype" w:eastAsia="Arial" w:hAnsi="Palatino Linotype" w:cs="Times New Roman"/>
        </w:rPr>
        <w:t>ABC cân tại A, đường tròn (K) đường kính AC cắt AB, BC tại E và D. CE, AD cắt nhau tại H.</w:t>
      </w:r>
    </w:p>
    <w:p w14:paraId="0FF51AB2"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a) Chứng minh AD </w:t>
      </w:r>
      <w:r w:rsidRPr="007A7E42">
        <w:rPr>
          <w:rFonts w:ascii="Palatino Linotype" w:eastAsia="Arial" w:hAnsi="Palatino Linotype" w:cs="Times New Roman"/>
        </w:rPr>
        <w:sym w:font="Symbol" w:char="F05E"/>
      </w:r>
      <w:r w:rsidRPr="007A7E42">
        <w:rPr>
          <w:rFonts w:ascii="Palatino Linotype" w:eastAsia="Arial" w:hAnsi="Palatino Linotype" w:cs="Times New Roman"/>
        </w:rPr>
        <w:t xml:space="preserve"> BC và D là trung điểm BC.</w:t>
      </w:r>
    </w:p>
    <w:p w14:paraId="490DDFA0"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b) Chứng minh BH </w:t>
      </w:r>
      <w:r w:rsidRPr="007A7E42">
        <w:rPr>
          <w:rFonts w:ascii="Palatino Linotype" w:eastAsia="Arial" w:hAnsi="Palatino Linotype" w:cs="Times New Roman"/>
        </w:rPr>
        <w:sym w:font="Symbol" w:char="F05E"/>
      </w:r>
      <w:r w:rsidRPr="007A7E42">
        <w:rPr>
          <w:rFonts w:ascii="Palatino Linotype" w:eastAsia="Arial" w:hAnsi="Palatino Linotype" w:cs="Times New Roman"/>
        </w:rPr>
        <w:t xml:space="preserve"> AC.</w:t>
      </w:r>
    </w:p>
    <w:p w14:paraId="3448E979"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b/>
          <w:bCs/>
        </w:rPr>
        <w:t>Bài 13.</w:t>
      </w:r>
      <w:r w:rsidRPr="007A7E42">
        <w:rPr>
          <w:rFonts w:ascii="Palatino Linotype" w:eastAsia="Arial" w:hAnsi="Palatino Linotype" w:cs="Times New Roman"/>
        </w:rPr>
        <w:t xml:space="preserve"> Cho </w:t>
      </w:r>
      <w:r w:rsidRPr="007A7E42">
        <w:rPr>
          <w:position w:val="-6"/>
        </w:rPr>
        <w:object w:dxaOrig="820" w:dyaOrig="300" w14:anchorId="740D1992">
          <v:shape id="_x0000_i1069" type="#_x0000_t75" style="width:42pt;height:18pt" o:ole="">
            <v:imagedata r:id="rId82" o:title=""/>
          </v:shape>
          <o:OLEObject Type="Embed" ProgID="Equation.DSMT4" ShapeID="_x0000_i1069" DrawAspect="Content" ObjectID="_1847052433" r:id="rId83"/>
        </w:object>
      </w:r>
      <w:r w:rsidRPr="007A7E42">
        <w:rPr>
          <w:rFonts w:ascii="Palatino Linotype" w:eastAsia="Arial" w:hAnsi="Palatino Linotype" w:cs="Times New Roman"/>
        </w:rPr>
        <w:t xml:space="preserve"> nhọn. Vẽ đường tròn </w:t>
      </w:r>
      <w:r w:rsidRPr="007A7E42">
        <w:rPr>
          <w:position w:val="-12"/>
        </w:rPr>
        <w:object w:dxaOrig="460" w:dyaOrig="360" w14:anchorId="359AEAEE">
          <v:shape id="_x0000_i1070" type="#_x0000_t75" style="width:22.5pt;height:18.75pt" o:ole="">
            <v:imagedata r:id="rId84" o:title=""/>
          </v:shape>
          <o:OLEObject Type="Embed" ProgID="Equation.DSMT4" ShapeID="_x0000_i1070" DrawAspect="Content" ObjectID="_1847052434" r:id="rId85"/>
        </w:object>
      </w:r>
      <w:r w:rsidRPr="007A7E42">
        <w:rPr>
          <w:rFonts w:ascii="Palatino Linotype" w:eastAsia="Arial" w:hAnsi="Palatino Linotype" w:cs="Times New Roman"/>
        </w:rPr>
        <w:t xml:space="preserve"> có đường kính BC cắt các cạnh AB và AC theo thứ tự ở D và E.</w:t>
      </w:r>
    </w:p>
    <w:p w14:paraId="6C319375"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a) Chứng minh </w:t>
      </w:r>
      <w:r w:rsidRPr="007A7E42">
        <w:rPr>
          <w:position w:val="-6"/>
        </w:rPr>
        <w:object w:dxaOrig="1140" w:dyaOrig="300" w14:anchorId="13336DBA">
          <v:shape id="_x0000_i1071" type="#_x0000_t75" style="width:55.5pt;height:18pt" o:ole="">
            <v:imagedata r:id="rId86" o:title=""/>
          </v:shape>
          <o:OLEObject Type="Embed" ProgID="Equation.DSMT4" ShapeID="_x0000_i1071" DrawAspect="Content" ObjectID="_1847052435" r:id="rId87"/>
        </w:object>
      </w:r>
      <w:r w:rsidRPr="007A7E42">
        <w:rPr>
          <w:rFonts w:ascii="Palatino Linotype" w:eastAsia="Arial" w:hAnsi="Palatino Linotype" w:cs="Times New Roman"/>
        </w:rPr>
        <w:t xml:space="preserve"> và </w:t>
      </w:r>
      <w:r w:rsidRPr="007A7E42">
        <w:rPr>
          <w:position w:val="-6"/>
        </w:rPr>
        <w:object w:dxaOrig="1120" w:dyaOrig="300" w14:anchorId="37053410">
          <v:shape id="_x0000_i1072" type="#_x0000_t75" style="width:55.5pt;height:18pt" o:ole="">
            <v:imagedata r:id="rId88" o:title=""/>
          </v:shape>
          <o:OLEObject Type="Embed" ProgID="Equation.DSMT4" ShapeID="_x0000_i1072" DrawAspect="Content" ObjectID="_1847052436" r:id="rId89"/>
        </w:object>
      </w:r>
      <w:r w:rsidRPr="007A7E42">
        <w:rPr>
          <w:rFonts w:ascii="Palatino Linotype" w:eastAsia="Arial" w:hAnsi="Palatino Linotype" w:cs="Times New Roman"/>
        </w:rPr>
        <w:t>.</w:t>
      </w:r>
    </w:p>
    <w:p w14:paraId="44F2DACD"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b) K là giao điểm của BE và CD. Chứng minh: </w:t>
      </w:r>
      <w:r w:rsidRPr="007A7E42">
        <w:rPr>
          <w:position w:val="-6"/>
        </w:rPr>
        <w:object w:dxaOrig="1160" w:dyaOrig="300" w14:anchorId="5DAB2C31">
          <v:shape id="_x0000_i1073" type="#_x0000_t75" style="width:60pt;height:18pt" o:ole="">
            <v:imagedata r:id="rId90" o:title=""/>
          </v:shape>
          <o:OLEObject Type="Embed" ProgID="Equation.DSMT4" ShapeID="_x0000_i1073" DrawAspect="Content" ObjectID="_1847052437" r:id="rId91"/>
        </w:object>
      </w:r>
      <w:r w:rsidRPr="007A7E42">
        <w:rPr>
          <w:rFonts w:ascii="Palatino Linotype" w:eastAsia="Arial" w:hAnsi="Palatino Linotype" w:cs="Times New Roman"/>
        </w:rPr>
        <w:t xml:space="preserve"> tại F.</w:t>
      </w:r>
    </w:p>
    <w:p w14:paraId="33C0C882"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c) Chứng minh: bốn điểm </w:t>
      </w:r>
      <w:r w:rsidRPr="007A7E42">
        <w:rPr>
          <w:position w:val="-10"/>
        </w:rPr>
        <w:object w:dxaOrig="1160" w:dyaOrig="340" w14:anchorId="0ACB409A">
          <v:shape id="_x0000_i1074" type="#_x0000_t75" style="width:60pt;height:18pt" o:ole="">
            <v:imagedata r:id="rId92" o:title=""/>
          </v:shape>
          <o:OLEObject Type="Embed" ProgID="Equation.DSMT4" ShapeID="_x0000_i1074" DrawAspect="Content" ObjectID="_1847052438" r:id="rId93"/>
        </w:object>
      </w:r>
      <w:r w:rsidRPr="007A7E42">
        <w:rPr>
          <w:rFonts w:ascii="Palatino Linotype" w:eastAsia="Arial" w:hAnsi="Palatino Linotype" w:cs="Times New Roman"/>
        </w:rPr>
        <w:t xml:space="preserve"> thuộc một đường tròn.</w:t>
      </w:r>
    </w:p>
    <w:p w14:paraId="05D8FB7F"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d) Chứng minh: bốn điểm </w:t>
      </w:r>
      <w:r w:rsidRPr="007A7E42">
        <w:rPr>
          <w:position w:val="-10"/>
        </w:rPr>
        <w:object w:dxaOrig="1100" w:dyaOrig="340" w14:anchorId="3279FD88">
          <v:shape id="_x0000_i1075" type="#_x0000_t75" style="width:54pt;height:18pt" o:ole="">
            <v:imagedata r:id="rId94" o:title=""/>
          </v:shape>
          <o:OLEObject Type="Embed" ProgID="Equation.DSMT4" ShapeID="_x0000_i1075" DrawAspect="Content" ObjectID="_1847052439" r:id="rId95"/>
        </w:object>
      </w:r>
      <w:r w:rsidRPr="007A7E42">
        <w:rPr>
          <w:rFonts w:ascii="Palatino Linotype" w:eastAsia="Arial" w:hAnsi="Palatino Linotype" w:cs="Times New Roman"/>
        </w:rPr>
        <w:t xml:space="preserve"> thuộc một đường tròn.</w:t>
      </w:r>
    </w:p>
    <w:p w14:paraId="7034E990" w14:textId="77777777" w:rsidR="0067197D" w:rsidRPr="007A7E42" w:rsidRDefault="0067197D" w:rsidP="0067197D">
      <w:pPr>
        <w:pStyle w:val="ListParagraph"/>
        <w:numPr>
          <w:ilvl w:val="0"/>
          <w:numId w:val="15"/>
        </w:numPr>
        <w:spacing w:after="0" w:line="276" w:lineRule="auto"/>
        <w:jc w:val="both"/>
        <w:rPr>
          <w:rFonts w:ascii="Palatino Linotype" w:eastAsia="Arial" w:hAnsi="Palatino Linotype" w:cs="Times New Roman"/>
        </w:rPr>
      </w:pPr>
      <w:r w:rsidRPr="007A7E42">
        <w:rPr>
          <w:rFonts w:ascii="Palatino Linotype" w:eastAsia="Calibri" w:hAnsi="Palatino Linotype" w:cs="Times New Roman"/>
          <w:b/>
        </w:rPr>
        <w:t>DẠNG TOÁN: TÍNH ĐỐI XỨNG CỦA ĐƯỜNG TRÒN</w:t>
      </w:r>
    </w:p>
    <w:tbl>
      <w:tblPr>
        <w:tblStyle w:val="thamkhao3"/>
        <w:tblW w:w="10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4945"/>
      </w:tblGrid>
      <w:tr w:rsidR="0067197D" w:rsidRPr="007A7E42" w14:paraId="640EDF49" w14:textId="77777777" w:rsidTr="00FD49F4">
        <w:tc>
          <w:tcPr>
            <w:tcW w:w="5940" w:type="dxa"/>
          </w:tcPr>
          <w:p w14:paraId="38F11C85" w14:textId="77777777" w:rsidR="0067197D" w:rsidRPr="007A7E42" w:rsidRDefault="0067197D" w:rsidP="00FD49F4">
            <w:pPr>
              <w:jc w:val="both"/>
              <w:rPr>
                <w:rFonts w:ascii="Palatino Linotype" w:eastAsia="Arial" w:hAnsi="Palatino Linotype" w:cs="Times New Roman"/>
                <w:bCs/>
                <w:sz w:val="24"/>
                <w:szCs w:val="24"/>
              </w:rPr>
            </w:pPr>
            <w:r w:rsidRPr="007A7E42">
              <w:rPr>
                <w:rFonts w:ascii="Palatino Linotype" w:eastAsia="Arial" w:hAnsi="Palatino Linotype" w:cs="Times New Roman"/>
                <w:b/>
                <w:sz w:val="24"/>
                <w:szCs w:val="24"/>
              </w:rPr>
              <w:t xml:space="preserve">Bài </w:t>
            </w:r>
            <w:r w:rsidRPr="007A7E42">
              <w:rPr>
                <w:rFonts w:ascii="Palatino Linotype" w:eastAsia="Arial" w:hAnsi="Palatino Linotype" w:cs="Times New Roman"/>
                <w:b/>
                <w:sz w:val="24"/>
                <w:szCs w:val="24"/>
                <w:lang w:val="en-US"/>
              </w:rPr>
              <w:t>14</w:t>
            </w:r>
            <w:r w:rsidRPr="007A7E42">
              <w:rPr>
                <w:rFonts w:ascii="Palatino Linotype" w:eastAsia="Arial" w:hAnsi="Palatino Linotype" w:cs="Times New Roman"/>
                <w:b/>
                <w:sz w:val="24"/>
                <w:szCs w:val="24"/>
              </w:rPr>
              <w:t xml:space="preserve">: </w:t>
            </w:r>
            <w:r w:rsidRPr="007A7E42">
              <w:rPr>
                <w:rFonts w:ascii="Palatino Linotype" w:eastAsia="Arial" w:hAnsi="Palatino Linotype" w:cs="Times New Roman"/>
                <w:bCs/>
                <w:sz w:val="24"/>
                <w:szCs w:val="24"/>
              </w:rPr>
              <w:t xml:space="preserve">Cho </w:t>
            </w:r>
            <w:r w:rsidRPr="007A7E42">
              <w:rPr>
                <w:rFonts w:ascii="Palatino Linotype" w:eastAsia="Arial" w:hAnsi="Palatino Linotype" w:cs="Times New Roman"/>
                <w:bCs/>
                <w:sz w:val="24"/>
                <w:szCs w:val="24"/>
                <w:lang w:val="en-US"/>
              </w:rPr>
              <w:t>Hình vẽ</w:t>
            </w:r>
            <w:r w:rsidRPr="007A7E42">
              <w:rPr>
                <w:rFonts w:ascii="Palatino Linotype" w:eastAsia="Arial" w:hAnsi="Palatino Linotype" w:cs="Times New Roman"/>
                <w:bCs/>
                <w:sz w:val="24"/>
                <w:szCs w:val="24"/>
              </w:rPr>
              <w:t xml:space="preserve"> </w:t>
            </w:r>
          </w:p>
          <w:p w14:paraId="14DFE0AD" w14:textId="77777777" w:rsidR="0067197D" w:rsidRPr="007A7E42" w:rsidRDefault="0067197D" w:rsidP="0067197D">
            <w:pPr>
              <w:numPr>
                <w:ilvl w:val="0"/>
                <w:numId w:val="11"/>
              </w:numPr>
              <w:ind w:left="255"/>
              <w:contextualSpacing/>
              <w:jc w:val="both"/>
              <w:rPr>
                <w:rFonts w:ascii="Palatino Linotype" w:eastAsia="Calibri" w:hAnsi="Palatino Linotype" w:cs="Times New Roman"/>
                <w:bCs/>
                <w:sz w:val="24"/>
                <w:szCs w:val="24"/>
              </w:rPr>
            </w:pPr>
            <w:r w:rsidRPr="007A7E42">
              <w:rPr>
                <w:rFonts w:ascii="Palatino Linotype" w:eastAsia="Calibri" w:hAnsi="Palatino Linotype" w:cs="Times New Roman"/>
                <w:bCs/>
                <w:sz w:val="24"/>
                <w:szCs w:val="24"/>
              </w:rPr>
              <w:t>Tìm điểm đối xứng với điểm K qua tâm O</w:t>
            </w:r>
            <w:r w:rsidRPr="007A7E42">
              <w:rPr>
                <w:rFonts w:ascii="Palatino Linotype" w:eastAsia="Calibri" w:hAnsi="Palatino Linotype" w:cs="Times New Roman"/>
                <w:bCs/>
                <w:sz w:val="24"/>
                <w:szCs w:val="24"/>
                <w:lang w:val="en-US"/>
              </w:rPr>
              <w:t>.</w:t>
            </w:r>
          </w:p>
          <w:p w14:paraId="6BBB15D3" w14:textId="77777777" w:rsidR="0067197D" w:rsidRPr="007A7E42" w:rsidRDefault="0067197D" w:rsidP="00FD49F4">
            <w:pPr>
              <w:ind w:left="255"/>
              <w:contextualSpacing/>
              <w:jc w:val="both"/>
              <w:rPr>
                <w:rFonts w:ascii="Palatino Linotype" w:eastAsia="Calibri" w:hAnsi="Palatino Linotype" w:cs="Times New Roman"/>
                <w:bCs/>
                <w:sz w:val="24"/>
                <w:szCs w:val="24"/>
                <w:lang w:val="en-US"/>
              </w:rPr>
            </w:pPr>
            <w:r w:rsidRPr="007A7E42">
              <w:rPr>
                <w:rFonts w:ascii="Palatino Linotype" w:eastAsia="Calibri" w:hAnsi="Palatino Linotype" w:cs="Times New Roman"/>
                <w:bCs/>
                <w:sz w:val="24"/>
                <w:szCs w:val="24"/>
              </w:rPr>
              <w:t xml:space="preserve">        điểm đối xứng với điểm </w:t>
            </w:r>
            <w:r w:rsidRPr="007A7E42">
              <w:rPr>
                <w:rFonts w:ascii="Palatino Linotype" w:eastAsia="Calibri" w:hAnsi="Palatino Linotype" w:cs="Times New Roman"/>
                <w:bCs/>
                <w:sz w:val="24"/>
                <w:szCs w:val="24"/>
                <w:lang w:val="en-US"/>
              </w:rPr>
              <w:t>A</w:t>
            </w:r>
            <w:r w:rsidRPr="007A7E42">
              <w:rPr>
                <w:rFonts w:ascii="Palatino Linotype" w:eastAsia="Calibri" w:hAnsi="Palatino Linotype" w:cs="Times New Roman"/>
                <w:bCs/>
                <w:sz w:val="24"/>
                <w:szCs w:val="24"/>
              </w:rPr>
              <w:t xml:space="preserve"> qua tâm O</w:t>
            </w:r>
            <w:r w:rsidRPr="007A7E42">
              <w:rPr>
                <w:rFonts w:ascii="Palatino Linotype" w:eastAsia="Calibri" w:hAnsi="Palatino Linotype" w:cs="Times New Roman"/>
                <w:bCs/>
                <w:sz w:val="24"/>
                <w:szCs w:val="24"/>
                <w:lang w:val="en-US"/>
              </w:rPr>
              <w:t>.</w:t>
            </w:r>
          </w:p>
          <w:p w14:paraId="03413CB6" w14:textId="77777777" w:rsidR="0067197D" w:rsidRPr="007A7E42" w:rsidRDefault="0067197D" w:rsidP="0067197D">
            <w:pPr>
              <w:numPr>
                <w:ilvl w:val="0"/>
                <w:numId w:val="11"/>
              </w:numPr>
              <w:ind w:left="255"/>
              <w:contextualSpacing/>
              <w:jc w:val="both"/>
              <w:rPr>
                <w:rFonts w:ascii="Palatino Linotype" w:eastAsia="Calibri" w:hAnsi="Palatino Linotype" w:cs="Times New Roman"/>
                <w:bCs/>
                <w:sz w:val="24"/>
                <w:szCs w:val="24"/>
              </w:rPr>
            </w:pPr>
            <w:r w:rsidRPr="007A7E42">
              <w:rPr>
                <w:rFonts w:ascii="Palatino Linotype" w:eastAsia="Calibri" w:hAnsi="Palatino Linotype" w:cs="Times New Roman"/>
                <w:bCs/>
                <w:sz w:val="24"/>
                <w:szCs w:val="24"/>
              </w:rPr>
              <w:t>Tìm điểm đối xứng với điểm K qua đường thẳng AB</w:t>
            </w:r>
          </w:p>
        </w:tc>
        <w:tc>
          <w:tcPr>
            <w:tcW w:w="4945" w:type="dxa"/>
          </w:tcPr>
          <w:p w14:paraId="78C2CBBC" w14:textId="77777777" w:rsidR="0067197D" w:rsidRPr="007A7E42" w:rsidRDefault="0067197D" w:rsidP="00FD49F4">
            <w:pPr>
              <w:jc w:val="both"/>
              <w:rPr>
                <w:rFonts w:ascii="Palatino Linotype" w:eastAsia="Arial" w:hAnsi="Palatino Linotype" w:cs="Times New Roman"/>
                <w:b/>
                <w:sz w:val="24"/>
                <w:szCs w:val="24"/>
              </w:rPr>
            </w:pPr>
            <w:r w:rsidRPr="007A7E42">
              <w:rPr>
                <w:rFonts w:ascii="Palatino Linotype" w:eastAsia="Arial" w:hAnsi="Palatino Linotype" w:cs="Times New Roman"/>
                <w:b/>
                <w:noProof/>
                <w:sz w:val="24"/>
                <w:szCs w:val="24"/>
              </w:rPr>
              <w:drawing>
                <wp:anchor distT="0" distB="0" distL="114300" distR="114300" simplePos="0" relativeHeight="251689984" behindDoc="1" locked="0" layoutInCell="1" allowOverlap="1" wp14:anchorId="45F49C0B" wp14:editId="5413205F">
                  <wp:simplePos x="0" y="0"/>
                  <wp:positionH relativeFrom="column">
                    <wp:posOffset>1010644</wp:posOffset>
                  </wp:positionH>
                  <wp:positionV relativeFrom="paragraph">
                    <wp:posOffset>-441877</wp:posOffset>
                  </wp:positionV>
                  <wp:extent cx="1999617" cy="1820173"/>
                  <wp:effectExtent l="0" t="0" r="0" b="0"/>
                  <wp:wrapNone/>
                  <wp:docPr id="1314621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005433" cy="1825467"/>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998EB55"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b/>
          <w:bCs/>
        </w:rPr>
        <w:t>Bài 15</w:t>
      </w:r>
      <w:r w:rsidRPr="007A7E42">
        <w:rPr>
          <w:rFonts w:ascii="Palatino Linotype" w:eastAsia="Arial" w:hAnsi="Palatino Linotype" w:cs="Times New Roman"/>
        </w:rPr>
        <w:t xml:space="preserve">. Cho hình chữ nhật ABCD có AB = 9cm, BC = 12 cm. </w:t>
      </w:r>
    </w:p>
    <w:p w14:paraId="6A88E05C"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a)Chứng minh bốn điểm A, B, C, D cùng nằm trên một đường tròn. Xác định tâm đối xứng và chỉ ra hai trục đối xứng của đường tròn đó</w:t>
      </w:r>
    </w:p>
    <w:p w14:paraId="20142A60"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b)Tính bán kính đường tròn đó.</w:t>
      </w:r>
    </w:p>
    <w:p w14:paraId="40AA6F81"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b/>
          <w:bCs/>
        </w:rPr>
        <w:t>Bài 16</w:t>
      </w:r>
      <w:r w:rsidRPr="007A7E42">
        <w:rPr>
          <w:rFonts w:ascii="Palatino Linotype" w:eastAsia="Arial" w:hAnsi="Palatino Linotype" w:cs="Times New Roman"/>
        </w:rPr>
        <w:t>. Cho hình vuông GHIK có cạnh bằng 5cm .</w:t>
      </w:r>
    </w:p>
    <w:p w14:paraId="65847E67"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 a) Chứng minh bốn điểm G, H, I, K cùng nằm trên một đường tròn. Xác định tâm đối xứng và chỉ ra hai trục đối xứng của đường tròn đó</w:t>
      </w:r>
    </w:p>
    <w:p w14:paraId="26F22DC1" w14:textId="77777777" w:rsidR="0067197D"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lastRenderedPageBreak/>
        <w:t xml:space="preserve">b) Tính bán kính đường tròn đó.                                    </w:t>
      </w:r>
    </w:p>
    <w:p w14:paraId="33D21404" w14:textId="77777777" w:rsidR="0067197D" w:rsidRPr="007A7E42" w:rsidRDefault="0067197D" w:rsidP="0067197D">
      <w:pPr>
        <w:spacing w:after="0" w:line="276" w:lineRule="auto"/>
        <w:jc w:val="both"/>
        <w:rPr>
          <w:rFonts w:ascii="Palatino Linotype" w:eastAsia="Arial" w:hAnsi="Palatino Linotype" w:cs="Times New Roman"/>
        </w:rPr>
      </w:pPr>
      <w:r w:rsidRPr="007A7E42">
        <w:rPr>
          <w:rFonts w:ascii="Palatino Linotype" w:eastAsia="Arial" w:hAnsi="Palatino Linotype" w:cs="Times New Roman"/>
        </w:rPr>
        <w:t xml:space="preserve">                                                                    </w:t>
      </w:r>
    </w:p>
    <w:tbl>
      <w:tblPr>
        <w:tblStyle w:val="TableGrid"/>
        <w:tblW w:w="11065" w:type="dxa"/>
        <w:tblLook w:val="04A0" w:firstRow="1" w:lastRow="0" w:firstColumn="1" w:lastColumn="0" w:noHBand="0" w:noVBand="1"/>
      </w:tblPr>
      <w:tblGrid>
        <w:gridCol w:w="11065"/>
      </w:tblGrid>
      <w:tr w:rsidR="0067197D" w:rsidRPr="007A7E42" w14:paraId="1E8C9A6B" w14:textId="77777777" w:rsidTr="00FD49F4">
        <w:tc>
          <w:tcPr>
            <w:tcW w:w="11065" w:type="dxa"/>
            <w:shd w:val="clear" w:color="auto" w:fill="FFC000"/>
          </w:tcPr>
          <w:p w14:paraId="1D569B32" w14:textId="77777777" w:rsidR="0067197D" w:rsidRPr="007A7E42" w:rsidRDefault="0067197D" w:rsidP="00FD49F4">
            <w:pPr>
              <w:jc w:val="center"/>
              <w:rPr>
                <w:rFonts w:ascii="Palatino Linotype" w:eastAsia="Arial" w:hAnsi="Palatino Linotype" w:cs="Times New Roman"/>
                <w:b/>
                <w:sz w:val="24"/>
                <w:szCs w:val="24"/>
                <w:lang w:val="en-US"/>
              </w:rPr>
            </w:pPr>
            <w:r w:rsidRPr="007A7E42">
              <w:rPr>
                <w:rFonts w:ascii="Palatino Linotype" w:eastAsia="Arial" w:hAnsi="Palatino Linotype" w:cs="Times New Roman"/>
                <w:sz w:val="24"/>
                <w:szCs w:val="24"/>
                <w:lang w:val="en-US"/>
              </w:rPr>
              <w:tab/>
            </w:r>
            <w:r w:rsidRPr="007A7E42">
              <w:rPr>
                <w:rFonts w:ascii="Palatino Linotype" w:eastAsia="Calibri" w:hAnsi="Palatino Linotype" w:cs="Times New Roman"/>
                <w:b/>
                <w:sz w:val="24"/>
                <w:szCs w:val="24"/>
                <w:lang w:val="en-US"/>
              </w:rPr>
              <w:t xml:space="preserve">BÀI </w:t>
            </w:r>
            <w:r>
              <w:rPr>
                <w:rFonts w:ascii="Palatino Linotype" w:eastAsia="Calibri" w:hAnsi="Palatino Linotype" w:cs="Times New Roman"/>
                <w:b/>
                <w:sz w:val="24"/>
                <w:szCs w:val="24"/>
                <w:lang w:val="en-US"/>
              </w:rPr>
              <w:t xml:space="preserve">TẬP </w:t>
            </w:r>
            <w:r w:rsidRPr="007A7E42">
              <w:rPr>
                <w:rFonts w:ascii="Palatino Linotype" w:eastAsia="Calibri" w:hAnsi="Palatino Linotype" w:cs="Times New Roman"/>
                <w:b/>
                <w:sz w:val="24"/>
                <w:szCs w:val="24"/>
                <w:lang w:val="en-US"/>
              </w:rPr>
              <w:t>TỔNG HỢP</w:t>
            </w:r>
            <w:r>
              <w:rPr>
                <w:rFonts w:ascii="Palatino Linotype" w:eastAsia="Calibri" w:hAnsi="Palatino Linotype" w:cs="Times New Roman"/>
                <w:b/>
                <w:sz w:val="24"/>
                <w:szCs w:val="24"/>
                <w:lang w:val="en-US"/>
              </w:rPr>
              <w:t xml:space="preserve"> QUAN TRỌNG</w:t>
            </w:r>
          </w:p>
        </w:tc>
      </w:tr>
    </w:tbl>
    <w:tbl>
      <w:tblPr>
        <w:tblStyle w:val="thamkhao3"/>
        <w:tblW w:w="11027" w:type="dxa"/>
        <w:tblLook w:val="04A0" w:firstRow="1" w:lastRow="0" w:firstColumn="1" w:lastColumn="0" w:noHBand="0" w:noVBand="1"/>
      </w:tblPr>
      <w:tblGrid>
        <w:gridCol w:w="6716"/>
        <w:gridCol w:w="4311"/>
      </w:tblGrid>
      <w:tr w:rsidR="0067197D" w:rsidRPr="007A7E42" w14:paraId="28FE2A5E" w14:textId="77777777" w:rsidTr="00FD49F4">
        <w:tc>
          <w:tcPr>
            <w:tcW w:w="6716" w:type="dxa"/>
          </w:tcPr>
          <w:p w14:paraId="130CB8C4" w14:textId="77777777" w:rsidR="0067197D" w:rsidRPr="007A7E42" w:rsidRDefault="0067197D" w:rsidP="00FD49F4">
            <w:pPr>
              <w:spacing w:line="276" w:lineRule="auto"/>
              <w:jc w:val="both"/>
              <w:rPr>
                <w:rFonts w:ascii="Palatino Linotype" w:eastAsia="Arial" w:hAnsi="Palatino Linotype" w:cs="Times New Roman"/>
                <w:sz w:val="24"/>
                <w:szCs w:val="24"/>
              </w:rPr>
            </w:pPr>
            <w:r w:rsidRPr="007A7E42">
              <w:rPr>
                <w:rFonts w:ascii="Palatino Linotype" w:eastAsia="Calibri" w:hAnsi="Palatino Linotype" w:cs="Times New Roman"/>
                <w:b/>
                <w:bCs/>
                <w:sz w:val="24"/>
                <w:szCs w:val="24"/>
                <w:u w:val="single"/>
              </w:rPr>
              <w:t>Bài 1.</w:t>
            </w:r>
            <w:r w:rsidRPr="007A7E42">
              <w:rPr>
                <w:rFonts w:ascii="Palatino Linotype" w:eastAsia="Calibri" w:hAnsi="Palatino Linotype" w:cs="Times New Roman"/>
                <w:sz w:val="24"/>
                <w:szCs w:val="24"/>
              </w:rPr>
              <w:t xml:space="preserve"> </w:t>
            </w:r>
            <w:r w:rsidRPr="007A7E42">
              <w:rPr>
                <w:rFonts w:ascii="Palatino Linotype" w:eastAsia="Arial" w:hAnsi="Palatino Linotype" w:cs="Times New Roman"/>
                <w:sz w:val="24"/>
                <w:szCs w:val="24"/>
              </w:rPr>
              <w:t xml:space="preserve">Cho </w:t>
            </w:r>
            <w:r w:rsidRPr="007A7E42">
              <w:rPr>
                <w:rFonts w:ascii="Palatino Linotype" w:eastAsia="Arial" w:hAnsi="Palatino Linotype" w:cs="Times New Roman"/>
                <w:sz w:val="24"/>
                <w:szCs w:val="24"/>
              </w:rPr>
              <w:sym w:font="Symbol" w:char="F044"/>
            </w:r>
            <w:r w:rsidRPr="007A7E42">
              <w:rPr>
                <w:rFonts w:ascii="Palatino Linotype" w:eastAsia="Arial" w:hAnsi="Palatino Linotype" w:cs="Times New Roman"/>
                <w:sz w:val="24"/>
                <w:szCs w:val="24"/>
              </w:rPr>
              <w:t xml:space="preserve">ABC có ba góc nhọn, các đường cao BE và CF cắt nhau tại H. </w:t>
            </w:r>
          </w:p>
          <w:p w14:paraId="6A18EC06" w14:textId="77777777" w:rsidR="0067197D" w:rsidRPr="007A7E42" w:rsidRDefault="0067197D" w:rsidP="00FD49F4">
            <w:pPr>
              <w:spacing w:line="276" w:lineRule="auto"/>
              <w:jc w:val="both"/>
              <w:rPr>
                <w:rFonts w:ascii="Palatino Linotype" w:eastAsia="Arial" w:hAnsi="Palatino Linotype" w:cs="Times New Roman"/>
                <w:sz w:val="24"/>
                <w:szCs w:val="24"/>
              </w:rPr>
            </w:pPr>
            <w:r w:rsidRPr="007A7E42">
              <w:rPr>
                <w:rFonts w:ascii="Palatino Linotype" w:eastAsia="Arial" w:hAnsi="Palatino Linotype" w:cs="Times New Roman"/>
                <w:sz w:val="24"/>
                <w:szCs w:val="24"/>
              </w:rPr>
              <w:t>a) Chứng minh bốn điểm B, F, E, C cùng thuộc một đường tròn, xác định tâm O.</w:t>
            </w:r>
          </w:p>
          <w:p w14:paraId="5923A48E"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rPr>
              <w:t>b) Chứng minh bốn điểm A, E, H, F cùng thuộc một đường tròn, xác định tâm I.</w:t>
            </w:r>
          </w:p>
          <w:p w14:paraId="476CB786"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c) Gọi K là giao điểm của AH và BC. Chứng minh 4</w:t>
            </w:r>
            <w:r w:rsidRPr="007A7E42">
              <w:rPr>
                <w:rFonts w:ascii="Palatino Linotype" w:eastAsia="Arial" w:hAnsi="Palatino Linotype" w:cs="Times New Roman"/>
                <w:sz w:val="24"/>
                <w:szCs w:val="24"/>
              </w:rPr>
              <w:t xml:space="preserve"> điểm </w:t>
            </w:r>
            <w:r w:rsidRPr="007A7E42">
              <w:rPr>
                <w:rFonts w:ascii="Palatino Linotype" w:eastAsia="Arial" w:hAnsi="Palatino Linotype" w:cs="Times New Roman"/>
                <w:sz w:val="24"/>
                <w:szCs w:val="24"/>
                <w:lang w:val="en-US"/>
              </w:rPr>
              <w:t>B</w:t>
            </w:r>
            <w:r w:rsidRPr="007A7E42">
              <w:rPr>
                <w:rFonts w:ascii="Palatino Linotype" w:eastAsia="Arial" w:hAnsi="Palatino Linotype" w:cs="Times New Roman"/>
                <w:sz w:val="24"/>
                <w:szCs w:val="24"/>
              </w:rPr>
              <w:t xml:space="preserve">, </w:t>
            </w:r>
            <w:r w:rsidRPr="007A7E42">
              <w:rPr>
                <w:rFonts w:ascii="Palatino Linotype" w:eastAsia="Arial" w:hAnsi="Palatino Linotype" w:cs="Times New Roman"/>
                <w:sz w:val="24"/>
                <w:szCs w:val="24"/>
                <w:lang w:val="en-US"/>
              </w:rPr>
              <w:t>F</w:t>
            </w:r>
            <w:r w:rsidRPr="007A7E42">
              <w:rPr>
                <w:rFonts w:ascii="Palatino Linotype" w:eastAsia="Arial" w:hAnsi="Palatino Linotype" w:cs="Times New Roman"/>
                <w:sz w:val="24"/>
                <w:szCs w:val="24"/>
              </w:rPr>
              <w:t xml:space="preserve">, H, </w:t>
            </w:r>
            <w:r w:rsidRPr="007A7E42">
              <w:rPr>
                <w:rFonts w:ascii="Palatino Linotype" w:eastAsia="Arial" w:hAnsi="Palatino Linotype" w:cs="Times New Roman"/>
                <w:sz w:val="24"/>
                <w:szCs w:val="24"/>
                <w:lang w:val="en-US"/>
              </w:rPr>
              <w:t>K</w:t>
            </w:r>
            <w:r w:rsidRPr="007A7E42">
              <w:rPr>
                <w:rFonts w:ascii="Palatino Linotype" w:eastAsia="Arial" w:hAnsi="Palatino Linotype" w:cs="Times New Roman"/>
                <w:sz w:val="24"/>
                <w:szCs w:val="24"/>
              </w:rPr>
              <w:t xml:space="preserve"> cùng thuộc một đường tròn, xác định tâm </w:t>
            </w:r>
            <w:r w:rsidRPr="007A7E42">
              <w:rPr>
                <w:rFonts w:ascii="Palatino Linotype" w:eastAsia="Arial" w:hAnsi="Palatino Linotype" w:cs="Times New Roman"/>
                <w:sz w:val="24"/>
                <w:szCs w:val="24"/>
                <w:lang w:val="en-US"/>
              </w:rPr>
              <w:t>J</w:t>
            </w:r>
            <w:r w:rsidRPr="007A7E42">
              <w:rPr>
                <w:rFonts w:ascii="Palatino Linotype" w:eastAsia="Arial" w:hAnsi="Palatino Linotype" w:cs="Times New Roman"/>
                <w:sz w:val="24"/>
                <w:szCs w:val="24"/>
              </w:rPr>
              <w:t>.</w:t>
            </w:r>
          </w:p>
          <w:p w14:paraId="30C964A6"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d</w:t>
            </w:r>
            <w:r w:rsidRPr="007A7E42">
              <w:rPr>
                <w:rFonts w:ascii="Palatino Linotype" w:eastAsia="Arial" w:hAnsi="Palatino Linotype" w:cs="Times New Roman"/>
                <w:sz w:val="24"/>
                <w:szCs w:val="24"/>
              </w:rPr>
              <w:t xml:space="preserve">) Chứng minh OI là đường trung trực của đoạn thẳng EF, suy ra OI </w:t>
            </w:r>
            <w:r w:rsidRPr="007A7E42">
              <w:rPr>
                <w:rFonts w:ascii="Palatino Linotype" w:eastAsia="Arial" w:hAnsi="Palatino Linotype" w:cs="Times New Roman"/>
                <w:sz w:val="24"/>
                <w:szCs w:val="24"/>
              </w:rPr>
              <w:sym w:font="Symbol" w:char="F05E"/>
            </w:r>
            <w:r w:rsidRPr="007A7E42">
              <w:rPr>
                <w:rFonts w:ascii="Palatino Linotype" w:eastAsia="Arial" w:hAnsi="Palatino Linotype" w:cs="Times New Roman"/>
                <w:sz w:val="24"/>
                <w:szCs w:val="24"/>
              </w:rPr>
              <w:t xml:space="preserve"> EF.</w:t>
            </w:r>
          </w:p>
          <w:p w14:paraId="39270D6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2A39B468"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2CAD606"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A81484C"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CBF5438"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230EB333"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5FD709D"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6D5FCA4"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A4A15F7"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47397E4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3ADF93B"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443F0FF2"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425383A4"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18EE046B"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7E2C4E8A"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4CE03E4"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E77E9C3"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94FD6ED"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56F509F4"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118BB6E7"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7F4668E"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p>
        </w:tc>
        <w:tc>
          <w:tcPr>
            <w:tcW w:w="4311" w:type="dxa"/>
          </w:tcPr>
          <w:p w14:paraId="360F16A0" w14:textId="77777777" w:rsidR="0067197D" w:rsidRPr="007A7E42" w:rsidRDefault="0067197D" w:rsidP="00FD49F4">
            <w:pPr>
              <w:jc w:val="both"/>
              <w:rPr>
                <w:noProof/>
                <w:sz w:val="24"/>
                <w:szCs w:val="24"/>
                <w:lang w:val="en-US"/>
              </w:rPr>
            </w:pPr>
          </w:p>
          <w:p w14:paraId="7BE3C513" w14:textId="77777777" w:rsidR="0067197D" w:rsidRPr="007A7E42" w:rsidRDefault="0067197D" w:rsidP="00FD49F4">
            <w:pPr>
              <w:jc w:val="both"/>
              <w:rPr>
                <w:rFonts w:ascii="Palatino Linotype" w:eastAsia="Calibri" w:hAnsi="Palatino Linotype" w:cs="Times New Roman"/>
                <w:b/>
                <w:sz w:val="24"/>
                <w:szCs w:val="24"/>
                <w:lang w:val="en-US"/>
              </w:rPr>
            </w:pPr>
            <w:r w:rsidRPr="007A7E42">
              <w:rPr>
                <w:noProof/>
                <w:sz w:val="24"/>
                <w:szCs w:val="24"/>
              </w:rPr>
              <w:drawing>
                <wp:inline distT="0" distB="0" distL="0" distR="0" wp14:anchorId="7CCDB633" wp14:editId="7AD3AC9F">
                  <wp:extent cx="2044460" cy="2372025"/>
                  <wp:effectExtent l="0" t="0" r="0" b="0"/>
                  <wp:docPr id="4635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50180" name=""/>
                          <pic:cNvPicPr/>
                        </pic:nvPicPr>
                        <pic:blipFill>
                          <a:blip r:embed="rId97"/>
                          <a:stretch>
                            <a:fillRect/>
                          </a:stretch>
                        </pic:blipFill>
                        <pic:spPr>
                          <a:xfrm>
                            <a:off x="0" y="0"/>
                            <a:ext cx="2069247" cy="2400783"/>
                          </a:xfrm>
                          <a:prstGeom prst="rect">
                            <a:avLst/>
                          </a:prstGeom>
                        </pic:spPr>
                      </pic:pic>
                    </a:graphicData>
                  </a:graphic>
                </wp:inline>
              </w:drawing>
            </w:r>
          </w:p>
          <w:p w14:paraId="6C0C58A5" w14:textId="77777777" w:rsidR="0067197D" w:rsidRPr="007A7E42" w:rsidRDefault="0067197D" w:rsidP="00FD49F4">
            <w:pPr>
              <w:jc w:val="both"/>
              <w:rPr>
                <w:rFonts w:ascii="Palatino Linotype" w:eastAsia="Calibri" w:hAnsi="Palatino Linotype" w:cs="Times New Roman"/>
                <w:b/>
                <w:sz w:val="24"/>
                <w:szCs w:val="24"/>
                <w:lang w:val="en-US"/>
              </w:rPr>
            </w:pPr>
          </w:p>
          <w:p w14:paraId="30B19DC4"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r w:rsidRPr="007A7E42">
              <w:rPr>
                <w:rFonts w:ascii="Palatino Linotype" w:eastAsia="Arial" w:hAnsi="Palatino Linotype" w:cs="Times New Roman"/>
                <w:sz w:val="24"/>
                <w:szCs w:val="24"/>
                <w:lang w:val="en-US"/>
              </w:rPr>
              <w:tab/>
            </w:r>
            <w:r w:rsidRPr="007A7E42">
              <w:rPr>
                <w:rFonts w:ascii="Palatino Linotype" w:eastAsia="Arial" w:hAnsi="Palatino Linotype" w:cs="Times New Roman"/>
                <w:sz w:val="24"/>
                <w:szCs w:val="24"/>
                <w:lang w:val="en-US"/>
              </w:rPr>
              <w:tab/>
            </w:r>
          </w:p>
        </w:tc>
      </w:tr>
      <w:tr w:rsidR="0067197D" w:rsidRPr="007A7E42" w14:paraId="4E53899B" w14:textId="77777777" w:rsidTr="00FD49F4">
        <w:tc>
          <w:tcPr>
            <w:tcW w:w="6716" w:type="dxa"/>
          </w:tcPr>
          <w:p w14:paraId="39AC1A89" w14:textId="77777777" w:rsidR="0067197D" w:rsidRPr="007A7E42" w:rsidRDefault="0067197D" w:rsidP="00FD49F4">
            <w:pPr>
              <w:spacing w:line="276" w:lineRule="auto"/>
              <w:jc w:val="both"/>
              <w:rPr>
                <w:rFonts w:ascii="Palatino Linotype" w:eastAsia="Arial" w:hAnsi="Palatino Linotype" w:cs="Times New Roman"/>
                <w:sz w:val="24"/>
                <w:szCs w:val="24"/>
              </w:rPr>
            </w:pPr>
            <w:r w:rsidRPr="007A7E42">
              <w:rPr>
                <w:rFonts w:ascii="Palatino Linotype" w:eastAsia="Calibri" w:hAnsi="Palatino Linotype" w:cs="Times New Roman"/>
                <w:b/>
                <w:bCs/>
                <w:sz w:val="24"/>
                <w:szCs w:val="24"/>
                <w:lang w:val="pt-BR"/>
              </w:rPr>
              <w:t>Bài 2.</w:t>
            </w:r>
            <w:r w:rsidRPr="007A7E42">
              <w:rPr>
                <w:rFonts w:ascii="Palatino Linotype" w:eastAsia="Calibri" w:hAnsi="Palatino Linotype" w:cs="Times New Roman"/>
                <w:sz w:val="24"/>
                <w:szCs w:val="24"/>
                <w:lang w:val="pt-BR"/>
              </w:rPr>
              <w:t xml:space="preserve"> </w:t>
            </w:r>
            <w:r w:rsidRPr="007A7E42">
              <w:rPr>
                <w:rFonts w:ascii="Palatino Linotype" w:eastAsia="Arial" w:hAnsi="Palatino Linotype" w:cs="Times New Roman"/>
                <w:sz w:val="24"/>
                <w:szCs w:val="24"/>
              </w:rPr>
              <w:t>Cho tam giác nhọn ABC. Vẽ đường tròn (O) đường kính BC, cắt các cạnh AB, AC theo thứ tự ở D, E.</w:t>
            </w:r>
          </w:p>
          <w:p w14:paraId="1A82D110" w14:textId="77777777" w:rsidR="0067197D" w:rsidRPr="007A7E42" w:rsidRDefault="0067197D" w:rsidP="00FD49F4">
            <w:pPr>
              <w:spacing w:line="276" w:lineRule="auto"/>
              <w:jc w:val="both"/>
              <w:rPr>
                <w:rFonts w:ascii="Palatino Linotype" w:eastAsia="Arial" w:hAnsi="Palatino Linotype" w:cs="Times New Roman"/>
                <w:sz w:val="24"/>
                <w:szCs w:val="24"/>
              </w:rPr>
            </w:pPr>
            <w:r w:rsidRPr="007A7E42">
              <w:rPr>
                <w:rFonts w:ascii="Palatino Linotype" w:eastAsia="Arial" w:hAnsi="Palatino Linotype" w:cs="Times New Roman"/>
                <w:sz w:val="24"/>
                <w:szCs w:val="24"/>
                <w:lang w:val="en-US"/>
              </w:rPr>
              <w:lastRenderedPageBreak/>
              <w:t xml:space="preserve">a) </w:t>
            </w:r>
            <w:r w:rsidRPr="007A7E42">
              <w:rPr>
                <w:rFonts w:ascii="Palatino Linotype" w:eastAsia="Arial" w:hAnsi="Palatino Linotype" w:cs="Times New Roman"/>
                <w:sz w:val="24"/>
                <w:szCs w:val="24"/>
              </w:rPr>
              <w:t xml:space="preserve">Chứng minh BE </w:t>
            </w:r>
            <w:r w:rsidRPr="007A7E42">
              <w:rPr>
                <w:rFonts w:ascii="Palatino Linotype" w:eastAsia="Arial" w:hAnsi="Palatino Linotype" w:cs="Times New Roman"/>
                <w:sz w:val="24"/>
                <w:szCs w:val="24"/>
              </w:rPr>
              <w:sym w:font="Symbol" w:char="F05E"/>
            </w:r>
            <w:r w:rsidRPr="007A7E42">
              <w:rPr>
                <w:rFonts w:ascii="Palatino Linotype" w:eastAsia="Arial" w:hAnsi="Palatino Linotype" w:cs="Times New Roman"/>
                <w:sz w:val="24"/>
                <w:szCs w:val="24"/>
              </w:rPr>
              <w:t xml:space="preserve"> AC và CD </w:t>
            </w:r>
            <w:r w:rsidRPr="007A7E42">
              <w:rPr>
                <w:rFonts w:ascii="Palatino Linotype" w:eastAsia="Arial" w:hAnsi="Palatino Linotype" w:cs="Times New Roman"/>
                <w:sz w:val="24"/>
                <w:szCs w:val="24"/>
              </w:rPr>
              <w:sym w:font="Symbol" w:char="F05E"/>
            </w:r>
            <w:r w:rsidRPr="007A7E42">
              <w:rPr>
                <w:rFonts w:ascii="Palatino Linotype" w:eastAsia="Arial" w:hAnsi="Palatino Linotype" w:cs="Times New Roman"/>
                <w:sz w:val="24"/>
                <w:szCs w:val="24"/>
              </w:rPr>
              <w:t xml:space="preserve"> AB.</w:t>
            </w:r>
          </w:p>
          <w:p w14:paraId="279B1DBE" w14:textId="77777777" w:rsidR="0067197D" w:rsidRPr="007A7E42" w:rsidRDefault="0067197D" w:rsidP="00FD49F4">
            <w:pPr>
              <w:spacing w:line="276" w:lineRule="auto"/>
              <w:jc w:val="both"/>
              <w:rPr>
                <w:rFonts w:ascii="Palatino Linotype" w:eastAsia="Arial" w:hAnsi="Palatino Linotype" w:cs="Times New Roman"/>
                <w:sz w:val="24"/>
                <w:szCs w:val="24"/>
              </w:rPr>
            </w:pPr>
            <w:r w:rsidRPr="007A7E42">
              <w:rPr>
                <w:rFonts w:ascii="Palatino Linotype" w:eastAsia="Arial" w:hAnsi="Palatino Linotype" w:cs="Times New Roman"/>
                <w:sz w:val="24"/>
                <w:szCs w:val="24"/>
              </w:rPr>
              <w:t xml:space="preserve">b) Gọi H là giao điểm của BE và CD. Chứng minh AH </w:t>
            </w:r>
            <w:r w:rsidRPr="007A7E42">
              <w:rPr>
                <w:rFonts w:ascii="Palatino Linotype" w:eastAsia="Arial" w:hAnsi="Palatino Linotype" w:cs="Times New Roman"/>
                <w:sz w:val="24"/>
                <w:szCs w:val="24"/>
              </w:rPr>
              <w:sym w:font="Symbol" w:char="F05E"/>
            </w:r>
            <w:r w:rsidRPr="007A7E42">
              <w:rPr>
                <w:rFonts w:ascii="Palatino Linotype" w:eastAsia="Arial" w:hAnsi="Palatino Linotype" w:cs="Times New Roman"/>
                <w:sz w:val="24"/>
                <w:szCs w:val="24"/>
              </w:rPr>
              <w:t xml:space="preserve"> BC.</w:t>
            </w:r>
          </w:p>
          <w:p w14:paraId="04D0CE14" w14:textId="77777777" w:rsidR="0067197D" w:rsidRPr="007A7E42" w:rsidRDefault="0067197D" w:rsidP="00FD49F4">
            <w:pPr>
              <w:spacing w:line="276" w:lineRule="auto"/>
              <w:jc w:val="both"/>
              <w:rPr>
                <w:rFonts w:ascii="Palatino Linotype" w:eastAsia="Arial" w:hAnsi="Palatino Linotype" w:cs="Times New Roman"/>
                <w:sz w:val="24"/>
                <w:szCs w:val="24"/>
              </w:rPr>
            </w:pPr>
            <w:r w:rsidRPr="007A7E42">
              <w:rPr>
                <w:rFonts w:ascii="Palatino Linotype" w:eastAsia="Arial" w:hAnsi="Palatino Linotype" w:cs="Times New Roman"/>
                <w:sz w:val="24"/>
                <w:szCs w:val="24"/>
              </w:rPr>
              <w:t>c) Chứng minh bốn điểm D, A, E, H cùng thuộc một đường tròn. Xác định tâm I và vẽ đường tròn này.</w:t>
            </w:r>
          </w:p>
          <w:p w14:paraId="597E96C0" w14:textId="77777777" w:rsidR="0067197D" w:rsidRPr="007A7E42" w:rsidRDefault="0067197D" w:rsidP="00FD49F4">
            <w:pPr>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 xml:space="preserve">d) Chứng minh </w:t>
            </w:r>
            <w:r w:rsidRPr="007A7E42">
              <w:rPr>
                <w:rFonts w:ascii="Palatino Linotype" w:eastAsia="Arial" w:hAnsi="Palatino Linotype" w:cs="Times New Roman"/>
                <w:sz w:val="24"/>
                <w:szCs w:val="24"/>
              </w:rPr>
              <w:t xml:space="preserve">OE </w:t>
            </w:r>
            <w:r w:rsidRPr="007A7E42">
              <w:rPr>
                <w:rFonts w:ascii="Palatino Linotype" w:eastAsia="Arial" w:hAnsi="Palatino Linotype" w:cs="Times New Roman"/>
                <w:sz w:val="24"/>
                <w:szCs w:val="24"/>
              </w:rPr>
              <w:sym w:font="Symbol" w:char="F05E"/>
            </w:r>
            <w:r w:rsidRPr="007A7E42">
              <w:rPr>
                <w:rFonts w:ascii="Palatino Linotype" w:eastAsia="Arial" w:hAnsi="Palatino Linotype" w:cs="Times New Roman"/>
                <w:sz w:val="24"/>
                <w:szCs w:val="24"/>
              </w:rPr>
              <w:t xml:space="preserve"> EI.</w:t>
            </w:r>
          </w:p>
        </w:tc>
        <w:tc>
          <w:tcPr>
            <w:tcW w:w="4311" w:type="dxa"/>
          </w:tcPr>
          <w:p w14:paraId="686A3A82" w14:textId="77777777" w:rsidR="0067197D" w:rsidRPr="007A7E42" w:rsidRDefault="0067197D" w:rsidP="00FD49F4">
            <w:pPr>
              <w:jc w:val="both"/>
              <w:rPr>
                <w:noProof/>
                <w:sz w:val="24"/>
                <w:szCs w:val="24"/>
                <w:lang w:val="en-US"/>
              </w:rPr>
            </w:pPr>
            <w:r w:rsidRPr="007A7E42">
              <w:rPr>
                <w:noProof/>
                <w:sz w:val="24"/>
                <w:szCs w:val="24"/>
              </w:rPr>
              <w:lastRenderedPageBreak/>
              <w:drawing>
                <wp:anchor distT="0" distB="0" distL="114300" distR="114300" simplePos="0" relativeHeight="251691008" behindDoc="1" locked="0" layoutInCell="1" allowOverlap="1" wp14:anchorId="259257C2" wp14:editId="7A3D7B06">
                  <wp:simplePos x="0" y="0"/>
                  <wp:positionH relativeFrom="column">
                    <wp:posOffset>219075</wp:posOffset>
                  </wp:positionH>
                  <wp:positionV relativeFrom="paragraph">
                    <wp:posOffset>-266065</wp:posOffset>
                  </wp:positionV>
                  <wp:extent cx="2047875" cy="2364105"/>
                  <wp:effectExtent l="0" t="0" r="9525" b="0"/>
                  <wp:wrapNone/>
                  <wp:docPr id="10927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70467" name=""/>
                          <pic:cNvPicPr/>
                        </pic:nvPicPr>
                        <pic:blipFill>
                          <a:blip r:embed="rId98">
                            <a:extLst>
                              <a:ext uri="{28A0092B-C50C-407E-A947-70E740481C1C}">
                                <a14:useLocalDpi xmlns:a14="http://schemas.microsoft.com/office/drawing/2010/main" val="0"/>
                              </a:ext>
                            </a:extLst>
                          </a:blip>
                          <a:stretch>
                            <a:fillRect/>
                          </a:stretch>
                        </pic:blipFill>
                        <pic:spPr>
                          <a:xfrm>
                            <a:off x="0" y="0"/>
                            <a:ext cx="2051440" cy="2368221"/>
                          </a:xfrm>
                          <a:prstGeom prst="rect">
                            <a:avLst/>
                          </a:prstGeom>
                        </pic:spPr>
                      </pic:pic>
                    </a:graphicData>
                  </a:graphic>
                  <wp14:sizeRelH relativeFrom="margin">
                    <wp14:pctWidth>0</wp14:pctWidth>
                  </wp14:sizeRelH>
                  <wp14:sizeRelV relativeFrom="margin">
                    <wp14:pctHeight>0</wp14:pctHeight>
                  </wp14:sizeRelV>
                </wp:anchor>
              </w:drawing>
            </w:r>
          </w:p>
        </w:tc>
      </w:tr>
      <w:tr w:rsidR="0067197D" w:rsidRPr="007A7E42" w14:paraId="5100D7A8" w14:textId="77777777" w:rsidTr="00FD49F4">
        <w:tc>
          <w:tcPr>
            <w:tcW w:w="6716" w:type="dxa"/>
          </w:tcPr>
          <w:p w14:paraId="75D2ED3A"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7E3B5D1"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5C2F48F"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132CDF6E"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B842B6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58819084"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7D91F516"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37444BA"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7E7D7799"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2E62153B"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3D53A99"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2635C1F8"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775F1E62"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171D86E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2CCCB3E"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59DF15F"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7741C04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07A1373"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5648EA5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4652AAA0"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C689D9B"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tc>
        <w:tc>
          <w:tcPr>
            <w:tcW w:w="4311" w:type="dxa"/>
          </w:tcPr>
          <w:p w14:paraId="04732937" w14:textId="77777777" w:rsidR="0067197D" w:rsidRPr="007A7E42" w:rsidRDefault="0067197D" w:rsidP="00FD49F4">
            <w:pPr>
              <w:jc w:val="both"/>
              <w:rPr>
                <w:rFonts w:ascii="Palatino Linotype" w:eastAsia="Calibri" w:hAnsi="Palatino Linotype" w:cs="Times New Roman"/>
                <w:b/>
                <w:sz w:val="24"/>
                <w:szCs w:val="24"/>
                <w:lang w:val="en-US"/>
              </w:rPr>
            </w:pPr>
            <w:r w:rsidRPr="007A7E42">
              <w:rPr>
                <w:rFonts w:ascii="Palatino Linotype" w:eastAsia="Arial" w:hAnsi="Palatino Linotype" w:cs="Times New Roman"/>
                <w:b/>
                <w:noProof/>
                <w:sz w:val="24"/>
                <w:szCs w:val="24"/>
                <w:lang w:val="en-US"/>
              </w:rPr>
              <w:t xml:space="preserve">          </w:t>
            </w:r>
          </w:p>
        </w:tc>
      </w:tr>
      <w:tr w:rsidR="0067197D" w:rsidRPr="007A7E42" w14:paraId="0788E4D0" w14:textId="77777777" w:rsidTr="00FD49F4">
        <w:tc>
          <w:tcPr>
            <w:tcW w:w="6716" w:type="dxa"/>
          </w:tcPr>
          <w:p w14:paraId="285E161C" w14:textId="77777777" w:rsidR="0067197D" w:rsidRPr="007A7E42" w:rsidRDefault="0067197D" w:rsidP="00FD49F4">
            <w:pPr>
              <w:jc w:val="both"/>
              <w:rPr>
                <w:rFonts w:ascii="Palatino Linotype" w:hAnsi="Palatino Linotype"/>
                <w:sz w:val="24"/>
                <w:szCs w:val="24"/>
                <w:lang w:val="vi"/>
              </w:rPr>
            </w:pPr>
            <w:r w:rsidRPr="007A7E42">
              <w:rPr>
                <w:rFonts w:ascii="Palatino Linotype" w:hAnsi="Palatino Linotype"/>
                <w:b/>
                <w:bCs/>
                <w:sz w:val="24"/>
                <w:szCs w:val="24"/>
                <w:lang w:val="en-US"/>
              </w:rPr>
              <w:t>Bài 3.</w:t>
            </w:r>
            <w:r w:rsidRPr="007A7E42">
              <w:rPr>
                <w:rFonts w:ascii="Palatino Linotype" w:hAnsi="Palatino Linotype"/>
                <w:sz w:val="24"/>
                <w:szCs w:val="24"/>
                <w:lang w:val="en-US"/>
              </w:rPr>
              <w:t xml:space="preserve"> </w:t>
            </w:r>
            <w:r w:rsidRPr="007A7E42">
              <w:rPr>
                <w:rFonts w:ascii="Palatino Linotype" w:hAnsi="Palatino Linotype"/>
                <w:sz w:val="24"/>
                <w:szCs w:val="24"/>
                <w:lang w:val="vi"/>
              </w:rPr>
              <w:t>Cho ∆ABC nhọn nội tiếp (O; R) có BE, CF là hai đường cao cắt nhau tại H.</w:t>
            </w:r>
          </w:p>
          <w:p w14:paraId="3C82EDFD" w14:textId="77777777" w:rsidR="0067197D" w:rsidRPr="007A7E42" w:rsidRDefault="0067197D" w:rsidP="0067197D">
            <w:pPr>
              <w:numPr>
                <w:ilvl w:val="0"/>
                <w:numId w:val="14"/>
              </w:numPr>
              <w:tabs>
                <w:tab w:val="left" w:pos="3615"/>
              </w:tabs>
              <w:ind w:left="284" w:hanging="284"/>
              <w:jc w:val="both"/>
              <w:rPr>
                <w:rFonts w:ascii="Palatino Linotype" w:hAnsi="Palatino Linotype"/>
                <w:sz w:val="24"/>
                <w:szCs w:val="24"/>
                <w:lang w:val="vi"/>
              </w:rPr>
            </w:pPr>
            <w:r w:rsidRPr="007A7E42">
              <w:rPr>
                <w:rFonts w:ascii="Palatino Linotype" w:hAnsi="Palatino Linotype"/>
                <w:sz w:val="24"/>
                <w:szCs w:val="24"/>
                <w:lang w:val="vi"/>
              </w:rPr>
              <w:t xml:space="preserve">Chứng minh AH </w:t>
            </w:r>
            <w:r w:rsidRPr="007A7E42">
              <w:rPr>
                <w:rFonts w:ascii="Palatino Linotype" w:eastAsiaTheme="minorHAnsi" w:hAnsi="Palatino Linotype"/>
                <w:kern w:val="2"/>
                <w:position w:val="-4"/>
                <w:sz w:val="24"/>
                <w:szCs w:val="24"/>
                <w:lang w:eastAsia="en-US"/>
                <w14:ligatures w14:val="standardContextual"/>
              </w:rPr>
              <w:object w:dxaOrig="240" w:dyaOrig="260" w14:anchorId="0D001CFB">
                <v:shape id="_x0000_i1076" type="#_x0000_t75" style="width:12pt;height:12pt" o:ole="">
                  <v:imagedata r:id="rId99" o:title=""/>
                </v:shape>
                <o:OLEObject Type="Embed" ProgID="Equation.DSMT4" ShapeID="_x0000_i1076" DrawAspect="Content" ObjectID="_1847052440" r:id="rId100"/>
              </w:object>
            </w:r>
            <w:r w:rsidRPr="007A7E42">
              <w:rPr>
                <w:rFonts w:ascii="Palatino Linotype" w:hAnsi="Palatino Linotype"/>
                <w:sz w:val="24"/>
                <w:szCs w:val="24"/>
                <w:lang w:val="vi"/>
              </w:rPr>
              <w:t xml:space="preserve"> BC.</w:t>
            </w:r>
          </w:p>
          <w:p w14:paraId="05F0D722" w14:textId="77777777" w:rsidR="0067197D" w:rsidRPr="007A7E42" w:rsidRDefault="0067197D" w:rsidP="0067197D">
            <w:pPr>
              <w:numPr>
                <w:ilvl w:val="0"/>
                <w:numId w:val="14"/>
              </w:numPr>
              <w:tabs>
                <w:tab w:val="left" w:pos="3615"/>
              </w:tabs>
              <w:ind w:left="284" w:hanging="284"/>
              <w:jc w:val="both"/>
              <w:rPr>
                <w:rFonts w:ascii="Palatino Linotype" w:hAnsi="Palatino Linotype"/>
                <w:sz w:val="24"/>
                <w:szCs w:val="24"/>
                <w:lang w:val="vi"/>
              </w:rPr>
            </w:pPr>
            <w:r w:rsidRPr="007A7E42">
              <w:rPr>
                <w:rFonts w:ascii="Palatino Linotype" w:hAnsi="Palatino Linotype"/>
                <w:sz w:val="24"/>
                <w:szCs w:val="24"/>
                <w:lang w:val="vi"/>
              </w:rPr>
              <w:t>Vẽ đường kính AD. Chứng minh BHCD là hình bình hành.</w:t>
            </w:r>
          </w:p>
          <w:p w14:paraId="0379ED20" w14:textId="77777777" w:rsidR="0067197D" w:rsidRPr="007A7E42" w:rsidRDefault="0067197D" w:rsidP="0067197D">
            <w:pPr>
              <w:numPr>
                <w:ilvl w:val="0"/>
                <w:numId w:val="14"/>
              </w:numPr>
              <w:tabs>
                <w:tab w:val="left" w:pos="3615"/>
              </w:tabs>
              <w:ind w:left="284" w:hanging="284"/>
              <w:jc w:val="both"/>
              <w:rPr>
                <w:rFonts w:ascii="Palatino Linotype" w:hAnsi="Palatino Linotype"/>
                <w:sz w:val="24"/>
                <w:szCs w:val="24"/>
                <w:lang w:val="vi"/>
              </w:rPr>
            </w:pPr>
            <w:r w:rsidRPr="007A7E42">
              <w:rPr>
                <w:rFonts w:ascii="Palatino Linotype" w:hAnsi="Palatino Linotype"/>
                <w:sz w:val="24"/>
                <w:szCs w:val="24"/>
                <w:lang w:val="vi"/>
              </w:rPr>
              <w:t>Vẽ trung tuyến AM và G là trọng tâm của tam giác ABC. Chứng minh H, G, O thẳng hàng</w:t>
            </w:r>
            <w:r w:rsidRPr="007A7E42">
              <w:rPr>
                <w:rFonts w:ascii="Palatino Linotype" w:hAnsi="Palatino Linotype"/>
                <w:sz w:val="24"/>
                <w:szCs w:val="24"/>
                <w:lang w:val="en-US"/>
              </w:rPr>
              <w:t>.</w:t>
            </w:r>
          </w:p>
          <w:p w14:paraId="778A99D2"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1B3C0C2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9AAAED9"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540298A4"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2A6B54E"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50863020"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lastRenderedPageBreak/>
              <w:tab/>
            </w:r>
          </w:p>
          <w:p w14:paraId="46F11DB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2B0D90AE"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42743A94"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7FF811A9"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ACA6EB0"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73053E29"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2B2E9E36"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6784613"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F25132E"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0C5DA21B"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7F20A9D7"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23209A9D"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4D8361A"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65A05EB5"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545E28BC"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p w14:paraId="3B4D8C1D"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r w:rsidRPr="007A7E42">
              <w:rPr>
                <w:rFonts w:ascii="Palatino Linotype" w:eastAsia="Arial" w:hAnsi="Palatino Linotype" w:cs="Times New Roman"/>
                <w:sz w:val="24"/>
                <w:szCs w:val="24"/>
                <w:lang w:val="en-US"/>
              </w:rPr>
              <w:tab/>
            </w:r>
            <w:r w:rsidRPr="007A7E42">
              <w:rPr>
                <w:rFonts w:ascii="Palatino Linotype" w:eastAsia="Arial" w:hAnsi="Palatino Linotype" w:cs="Times New Roman"/>
                <w:sz w:val="24"/>
                <w:szCs w:val="24"/>
                <w:lang w:val="en-US"/>
              </w:rPr>
              <w:tab/>
            </w:r>
          </w:p>
          <w:p w14:paraId="290509E1" w14:textId="77777777" w:rsidR="0067197D" w:rsidRPr="007A7E42" w:rsidRDefault="0067197D" w:rsidP="00FD49F4">
            <w:pPr>
              <w:tabs>
                <w:tab w:val="left" w:leader="dot" w:pos="6300"/>
              </w:tabs>
              <w:spacing w:line="276" w:lineRule="auto"/>
              <w:jc w:val="both"/>
              <w:rPr>
                <w:rFonts w:ascii="Palatino Linotype" w:eastAsia="Arial" w:hAnsi="Palatino Linotype" w:cs="Times New Roman"/>
                <w:sz w:val="24"/>
                <w:szCs w:val="24"/>
                <w:lang w:val="en-US"/>
              </w:rPr>
            </w:pPr>
            <w:r w:rsidRPr="007A7E42">
              <w:rPr>
                <w:rFonts w:ascii="Palatino Linotype" w:eastAsia="Arial" w:hAnsi="Palatino Linotype" w:cs="Times New Roman"/>
                <w:sz w:val="24"/>
                <w:szCs w:val="24"/>
                <w:lang w:val="en-US"/>
              </w:rPr>
              <w:tab/>
            </w:r>
          </w:p>
        </w:tc>
        <w:tc>
          <w:tcPr>
            <w:tcW w:w="4311" w:type="dxa"/>
          </w:tcPr>
          <w:p w14:paraId="4158D24E" w14:textId="77777777" w:rsidR="0067197D" w:rsidRPr="007A7E42" w:rsidRDefault="0067197D" w:rsidP="00FD49F4">
            <w:pPr>
              <w:jc w:val="both"/>
              <w:rPr>
                <w:rFonts w:ascii="Palatino Linotype" w:eastAsia="Arial" w:hAnsi="Palatino Linotype" w:cs="Times New Roman"/>
                <w:b/>
                <w:noProof/>
                <w:sz w:val="24"/>
                <w:szCs w:val="24"/>
              </w:rPr>
            </w:pPr>
          </w:p>
        </w:tc>
      </w:tr>
    </w:tbl>
    <w:p w14:paraId="6B1E22CE" w14:textId="7D613A89" w:rsidR="00BD40CA" w:rsidRPr="007A7E42" w:rsidRDefault="00BD40CA" w:rsidP="00BD40CA">
      <w:pPr>
        <w:pStyle w:val="ListParagraph"/>
        <w:ind w:left="-90" w:right="-389"/>
        <w:jc w:val="center"/>
        <w:rPr>
          <w:rFonts w:ascii="Palatino Linotype" w:hAnsi="Palatino Linotype"/>
          <w:b/>
          <w:sz w:val="28"/>
          <w:szCs w:val="28"/>
          <w:u w:val="single"/>
        </w:rPr>
      </w:pPr>
      <w:r w:rsidRPr="007A7E42">
        <w:rPr>
          <w:rFonts w:ascii="Palatino Linotype" w:hAnsi="Palatino Linotype" w:cstheme="majorHAnsi"/>
          <w:b/>
          <w:sz w:val="28"/>
          <w:szCs w:val="28"/>
        </w:rPr>
        <w:t>2: MỘT SỐ HỆ THỨC VỀ CẠNH VÀ GÓC TRONG TAM GIÁC VUÔNG</w:t>
      </w:r>
    </w:p>
    <w:p w14:paraId="7E2A36A3" w14:textId="77777777" w:rsidR="00BD40CA" w:rsidRPr="007A7E42" w:rsidRDefault="00BD40CA" w:rsidP="00BD40CA">
      <w:pPr>
        <w:pStyle w:val="ListParagraph"/>
        <w:numPr>
          <w:ilvl w:val="0"/>
          <w:numId w:val="9"/>
        </w:numPr>
        <w:spacing w:line="259" w:lineRule="auto"/>
        <w:rPr>
          <w:rFonts w:ascii="Palatino Linotype" w:hAnsi="Palatino Linotype"/>
          <w:b/>
          <w:color w:val="000000" w:themeColor="text1"/>
          <w:u w:val="single"/>
        </w:rPr>
      </w:pPr>
      <w:r w:rsidRPr="007A7E42">
        <w:rPr>
          <w:rFonts w:ascii="Palatino Linotype" w:hAnsi="Palatino Linotype" w:cstheme="majorHAnsi"/>
          <w:b/>
          <w:color w:val="0070C0"/>
        </w:rPr>
        <w:t>TÓM TẮT LÝ THUYẾT</w:t>
      </w:r>
    </w:p>
    <w:p w14:paraId="347F0A85"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color w:val="000000" w:themeColor="text1"/>
        </w:rPr>
      </w:pPr>
      <w:r w:rsidRPr="007A7E42">
        <w:rPr>
          <w:rFonts w:ascii="Palatino Linotype" w:hAnsi="Palatino Linotype"/>
          <w:noProof/>
        </w:rPr>
        <w:drawing>
          <wp:anchor distT="0" distB="0" distL="114300" distR="114300" simplePos="0" relativeHeight="251659264" behindDoc="0" locked="0" layoutInCell="1" allowOverlap="1" wp14:anchorId="42B1FFFA" wp14:editId="41B5E559">
            <wp:simplePos x="0" y="0"/>
            <wp:positionH relativeFrom="column">
              <wp:posOffset>4205126</wp:posOffset>
            </wp:positionH>
            <wp:positionV relativeFrom="paragraph">
              <wp:posOffset>273961</wp:posOffset>
            </wp:positionV>
            <wp:extent cx="2566742" cy="1328737"/>
            <wp:effectExtent l="0" t="0" r="5080" b="5080"/>
            <wp:wrapNone/>
            <wp:docPr id="1485003215" name="Picture 1485003215" descr="A triangle with a green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riangle with a green square&#10;&#10;Description automatically generated"/>
                    <pic:cNvPicPr/>
                  </pic:nvPicPr>
                  <pic:blipFill rotWithShape="1">
                    <a:blip r:embed="rId101" cstate="print">
                      <a:extLst>
                        <a:ext uri="{28A0092B-C50C-407E-A947-70E740481C1C}">
                          <a14:useLocalDpi xmlns:a14="http://schemas.microsoft.com/office/drawing/2010/main" val="0"/>
                        </a:ext>
                      </a:extLst>
                    </a:blip>
                    <a:srcRect l="36594" t="21946" r="36199" b="57078"/>
                    <a:stretch/>
                  </pic:blipFill>
                  <pic:spPr bwMode="auto">
                    <a:xfrm>
                      <a:off x="0" y="0"/>
                      <a:ext cx="2566742" cy="13287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7E42">
        <w:rPr>
          <w:rFonts w:ascii="Palatino Linotype" w:hAnsi="Palatino Linotype"/>
          <w:b/>
          <w:color w:val="000000" w:themeColor="text1"/>
        </w:rPr>
        <w:t>1. Định lí:</w:t>
      </w:r>
      <w:r w:rsidRPr="007A7E42">
        <w:rPr>
          <w:rFonts w:ascii="Palatino Linotype" w:hAnsi="Palatino Linotype"/>
          <w:color w:val="000000" w:themeColor="text1"/>
        </w:rPr>
        <w:t xml:space="preserve"> Trong một tam giác vuông:</w:t>
      </w:r>
    </w:p>
    <w:p w14:paraId="08C35B2C"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b/>
          <w:bCs/>
          <w:color w:val="000000" w:themeColor="text1"/>
        </w:rPr>
      </w:pPr>
      <w:r w:rsidRPr="007A7E42">
        <w:rPr>
          <w:rFonts w:ascii="Palatino Linotype" w:hAnsi="Palatino Linotype"/>
          <w:b/>
          <w:bCs/>
          <w:color w:val="000000" w:themeColor="text1"/>
        </w:rPr>
        <w:t xml:space="preserve">Cạnh góc vuông = (cạnh huyền) </w:t>
      </w:r>
      <w:r w:rsidRPr="007A7E42">
        <w:rPr>
          <w:position w:val="-4"/>
        </w:rPr>
        <w:object w:dxaOrig="200" w:dyaOrig="220" w14:anchorId="4E15DF0E">
          <v:shape id="_x0000_i1025" type="#_x0000_t75" style="width:9pt;height:9pt" o:ole="">
            <v:imagedata r:id="rId102" o:title=""/>
          </v:shape>
          <o:OLEObject Type="Embed" ProgID="Equation.DSMT4" ShapeID="_x0000_i1025" DrawAspect="Content" ObjectID="_1847052441" r:id="rId103"/>
        </w:object>
      </w:r>
      <w:r w:rsidRPr="007A7E42">
        <w:rPr>
          <w:rFonts w:ascii="Palatino Linotype" w:hAnsi="Palatino Linotype"/>
          <w:b/>
          <w:bCs/>
          <w:color w:val="000000" w:themeColor="text1"/>
        </w:rPr>
        <w:t xml:space="preserve"> (sin góc đối) </w:t>
      </w:r>
    </w:p>
    <w:p w14:paraId="498D6C11"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b/>
          <w:bCs/>
          <w:color w:val="000000" w:themeColor="text1"/>
        </w:rPr>
      </w:pPr>
      <w:r w:rsidRPr="007A7E42">
        <w:rPr>
          <w:rFonts w:ascii="Palatino Linotype" w:hAnsi="Palatino Linotype"/>
          <w:b/>
          <w:bCs/>
          <w:color w:val="000000" w:themeColor="text1"/>
        </w:rPr>
        <w:tab/>
      </w:r>
      <w:r w:rsidRPr="007A7E42">
        <w:rPr>
          <w:rFonts w:ascii="Palatino Linotype" w:hAnsi="Palatino Linotype"/>
          <w:b/>
          <w:bCs/>
          <w:color w:val="000000" w:themeColor="text1"/>
        </w:rPr>
        <w:tab/>
      </w:r>
      <w:r w:rsidRPr="007A7E42">
        <w:rPr>
          <w:rFonts w:ascii="Palatino Linotype" w:hAnsi="Palatino Linotype"/>
          <w:b/>
          <w:bCs/>
          <w:color w:val="000000" w:themeColor="text1"/>
        </w:rPr>
        <w:tab/>
        <w:t xml:space="preserve">       </w:t>
      </w:r>
      <w:r w:rsidRPr="007A7E42">
        <w:rPr>
          <w:rFonts w:ascii="Palatino Linotype" w:hAnsi="Palatino Linotype"/>
          <w:b/>
          <w:bCs/>
        </w:rPr>
        <w:t>= (</w:t>
      </w:r>
      <w:r w:rsidRPr="007A7E42">
        <w:rPr>
          <w:rFonts w:ascii="Palatino Linotype" w:hAnsi="Palatino Linotype"/>
          <w:b/>
          <w:bCs/>
          <w:color w:val="000000" w:themeColor="text1"/>
        </w:rPr>
        <w:t xml:space="preserve">cạnh huyền) </w:t>
      </w:r>
      <w:r w:rsidRPr="007A7E42">
        <w:rPr>
          <w:position w:val="-4"/>
        </w:rPr>
        <w:object w:dxaOrig="200" w:dyaOrig="220" w14:anchorId="381AE8E3">
          <v:shape id="_x0000_i1026" type="#_x0000_t75" style="width:9pt;height:9pt" o:ole="">
            <v:imagedata r:id="rId104" o:title=""/>
          </v:shape>
          <o:OLEObject Type="Embed" ProgID="Equation.DSMT4" ShapeID="_x0000_i1026" DrawAspect="Content" ObjectID="_1847052442" r:id="rId105"/>
        </w:object>
      </w:r>
      <w:r w:rsidRPr="007A7E42">
        <w:rPr>
          <w:rFonts w:ascii="Palatino Linotype" w:hAnsi="Palatino Linotype"/>
          <w:b/>
          <w:bCs/>
          <w:color w:val="000000" w:themeColor="text1"/>
        </w:rPr>
        <w:t xml:space="preserve"> (cosin góc kề)</w:t>
      </w:r>
    </w:p>
    <w:p w14:paraId="5177B426"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color w:val="000000" w:themeColor="text1"/>
        </w:rPr>
      </w:pPr>
      <w:r w:rsidRPr="007A7E42">
        <w:rPr>
          <w:rFonts w:ascii="Palatino Linotype" w:hAnsi="Palatino Linotype"/>
          <w:color w:val="000000" w:themeColor="text1"/>
        </w:rPr>
        <w:t xml:space="preserve">           Ví dụ: </w:t>
      </w:r>
      <w:r w:rsidRPr="007A7E42">
        <w:rPr>
          <w:position w:val="-6"/>
        </w:rPr>
        <w:object w:dxaOrig="3040" w:dyaOrig="400" w14:anchorId="7B652D45">
          <v:shape id="_x0000_i1027" type="#_x0000_t75" style="width:150.75pt;height:19.5pt" o:ole="">
            <v:imagedata r:id="rId106" o:title=""/>
          </v:shape>
          <o:OLEObject Type="Embed" ProgID="Equation.DSMT4" ShapeID="_x0000_i1027" DrawAspect="Content" ObjectID="_1847052443" r:id="rId107"/>
        </w:object>
      </w:r>
    </w:p>
    <w:p w14:paraId="7846E5D3"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b/>
          <w:bCs/>
          <w:color w:val="000000" w:themeColor="text1"/>
        </w:rPr>
      </w:pPr>
      <w:r w:rsidRPr="007A7E42">
        <w:rPr>
          <w:rFonts w:ascii="Palatino Linotype" w:hAnsi="Palatino Linotype"/>
          <w:b/>
          <w:bCs/>
          <w:color w:val="000000" w:themeColor="text1"/>
        </w:rPr>
        <w:t xml:space="preserve">Cạnh góc vuông = (cạnh góc vuông) </w:t>
      </w:r>
      <w:r w:rsidRPr="007A7E42">
        <w:rPr>
          <w:position w:val="-4"/>
        </w:rPr>
        <w:object w:dxaOrig="200" w:dyaOrig="220" w14:anchorId="7386A3FA">
          <v:shape id="_x0000_i1028" type="#_x0000_t75" style="width:9pt;height:9pt" o:ole="">
            <v:imagedata r:id="rId108" o:title=""/>
          </v:shape>
          <o:OLEObject Type="Embed" ProgID="Equation.DSMT4" ShapeID="_x0000_i1028" DrawAspect="Content" ObjectID="_1847052444" r:id="rId109"/>
        </w:object>
      </w:r>
      <w:r w:rsidRPr="007A7E42">
        <w:rPr>
          <w:rFonts w:ascii="Palatino Linotype" w:hAnsi="Palatino Linotype"/>
          <w:b/>
          <w:bCs/>
          <w:color w:val="000000" w:themeColor="text1"/>
        </w:rPr>
        <w:t xml:space="preserve"> (tang góc đối) </w:t>
      </w:r>
    </w:p>
    <w:p w14:paraId="52EBCF8E"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b/>
          <w:bCs/>
          <w:color w:val="000000" w:themeColor="text1"/>
        </w:rPr>
      </w:pPr>
      <w:r w:rsidRPr="007A7E42">
        <w:rPr>
          <w:rFonts w:ascii="Palatino Linotype" w:hAnsi="Palatino Linotype"/>
          <w:b/>
          <w:bCs/>
          <w:color w:val="000000" w:themeColor="text1"/>
        </w:rPr>
        <w:tab/>
      </w:r>
      <w:r w:rsidRPr="007A7E42">
        <w:rPr>
          <w:rFonts w:ascii="Palatino Linotype" w:hAnsi="Palatino Linotype"/>
          <w:b/>
          <w:bCs/>
          <w:color w:val="000000" w:themeColor="text1"/>
        </w:rPr>
        <w:tab/>
      </w:r>
      <w:r w:rsidRPr="007A7E42">
        <w:rPr>
          <w:rFonts w:ascii="Palatino Linotype" w:hAnsi="Palatino Linotype"/>
          <w:b/>
          <w:bCs/>
          <w:color w:val="000000" w:themeColor="text1"/>
        </w:rPr>
        <w:tab/>
        <w:t xml:space="preserve">      = (cạnh góc vuông)</w:t>
      </w:r>
      <w:r w:rsidRPr="007A7E42">
        <w:rPr>
          <w:position w:val="-4"/>
        </w:rPr>
        <w:object w:dxaOrig="200" w:dyaOrig="220" w14:anchorId="0F4DAE07">
          <v:shape id="_x0000_i1029" type="#_x0000_t75" style="width:9pt;height:9pt" o:ole="">
            <v:imagedata r:id="rId110" o:title=""/>
          </v:shape>
          <o:OLEObject Type="Embed" ProgID="Equation.DSMT4" ShapeID="_x0000_i1029" DrawAspect="Content" ObjectID="_1847052445" r:id="rId111"/>
        </w:object>
      </w:r>
      <w:r w:rsidRPr="007A7E42">
        <w:rPr>
          <w:rFonts w:ascii="Palatino Linotype" w:hAnsi="Palatino Linotype"/>
          <w:b/>
          <w:bCs/>
          <w:color w:val="000000" w:themeColor="text1"/>
        </w:rPr>
        <w:t>(cotang góc kề).</w:t>
      </w:r>
    </w:p>
    <w:p w14:paraId="3B8656D3"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color w:val="000000" w:themeColor="text1"/>
        </w:rPr>
      </w:pPr>
      <w:r w:rsidRPr="007A7E42">
        <w:rPr>
          <w:rFonts w:ascii="Palatino Linotype" w:hAnsi="Palatino Linotype"/>
          <w:color w:val="000000" w:themeColor="text1"/>
        </w:rPr>
        <w:t xml:space="preserve">           Ví dụ: </w:t>
      </w:r>
      <w:r w:rsidRPr="007A7E42">
        <w:rPr>
          <w:position w:val="-6"/>
        </w:rPr>
        <w:object w:dxaOrig="3080" w:dyaOrig="400" w14:anchorId="3219EDED">
          <v:shape id="_x0000_i1030" type="#_x0000_t75" style="width:153.75pt;height:19.5pt" o:ole="">
            <v:imagedata r:id="rId112" o:title=""/>
          </v:shape>
          <o:OLEObject Type="Embed" ProgID="Equation.DSMT4" ShapeID="_x0000_i1030" DrawAspect="Content" ObjectID="_1847052446" r:id="rId113"/>
        </w:object>
      </w:r>
      <w:r w:rsidRPr="007A7E42">
        <w:rPr>
          <w:rFonts w:ascii="Palatino Linotype" w:hAnsi="Palatino Linotype"/>
        </w:rPr>
        <w:t>;</w:t>
      </w:r>
    </w:p>
    <w:p w14:paraId="2BBDA722" w14:textId="77777777" w:rsidR="00BD40CA" w:rsidRPr="007A7E42" w:rsidRDefault="00BD40CA" w:rsidP="00BD40CA">
      <w:pPr>
        <w:pStyle w:val="ListParagraph"/>
        <w:numPr>
          <w:ilvl w:val="0"/>
          <w:numId w:val="9"/>
        </w:numPr>
        <w:spacing w:after="0" w:line="276" w:lineRule="auto"/>
        <w:rPr>
          <w:rFonts w:ascii="Palatino Linotype" w:hAnsi="Palatino Linotype" w:cstheme="majorHAnsi"/>
          <w:b/>
          <w:color w:val="0070C0"/>
        </w:rPr>
      </w:pPr>
      <w:r w:rsidRPr="007A7E42">
        <w:rPr>
          <w:rFonts w:ascii="Palatino Linotype" w:hAnsi="Palatino Linotype" w:cstheme="majorHAnsi"/>
          <w:b/>
          <w:color w:val="0070C0"/>
        </w:rPr>
        <w:t>CÁC DẠNG BÀI TẬP</w:t>
      </w:r>
    </w:p>
    <w:p w14:paraId="25C18BF6" w14:textId="77777777" w:rsidR="00BD40CA" w:rsidRPr="007A7E42" w:rsidRDefault="00BD40CA" w:rsidP="00BD40CA">
      <w:pPr>
        <w:pStyle w:val="ListParagraph"/>
        <w:spacing w:after="0" w:line="276" w:lineRule="auto"/>
        <w:ind w:left="0"/>
        <w:rPr>
          <w:rFonts w:ascii="Palatino Linotype" w:hAnsi="Palatino Linotype" w:cstheme="majorHAnsi"/>
          <w:b/>
          <w:color w:val="FF0000"/>
        </w:rPr>
      </w:pPr>
      <w:r w:rsidRPr="007A7E42">
        <w:rPr>
          <w:rFonts w:ascii="Palatino Linotype" w:hAnsi="Palatino Linotype" w:cstheme="majorHAnsi"/>
          <w:b/>
          <w:color w:val="0070C0"/>
        </w:rPr>
        <w:t>Dạng 3: Tính tỉ số đo các cạnh trong tam giác</w:t>
      </w:r>
    </w:p>
    <w:p w14:paraId="0D231039" w14:textId="77777777" w:rsidR="00BD40CA" w:rsidRPr="007A7E42" w:rsidRDefault="00BD40CA" w:rsidP="00BD40CA">
      <w:pPr>
        <w:spacing w:after="0" w:line="276" w:lineRule="auto"/>
        <w:jc w:val="both"/>
        <w:rPr>
          <w:rFonts w:ascii="Palatino Linotype" w:hAnsi="Palatino Linotype" w:cstheme="majorHAnsi"/>
        </w:rPr>
      </w:pPr>
      <w:r w:rsidRPr="007A7E42">
        <w:rPr>
          <w:rFonts w:ascii="Palatino Linotype" w:hAnsi="Palatino Linotype" w:cstheme="majorHAnsi"/>
          <w:b/>
        </w:rPr>
        <w:t xml:space="preserve">Bài 15: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ABC vuông tại A có, tính độ dài các cạnh của tam giác trong các trường hợp sau:</w:t>
      </w:r>
    </w:p>
    <w:p w14:paraId="1532027F" w14:textId="77777777" w:rsidR="00BD40CA" w:rsidRPr="007A7E42" w:rsidRDefault="00BD40CA" w:rsidP="00BD40CA">
      <w:pPr>
        <w:spacing w:after="0" w:line="276" w:lineRule="auto"/>
        <w:jc w:val="both"/>
        <w:rPr>
          <w:rFonts w:ascii="Palatino Linotype" w:hAnsi="Palatino Linotype" w:cstheme="majorHAnsi"/>
        </w:rPr>
      </w:pPr>
      <w:r w:rsidRPr="007A7E42">
        <w:rPr>
          <w:rFonts w:ascii="Palatino Linotype" w:hAnsi="Palatino Linotype" w:cstheme="majorHAnsi"/>
        </w:rPr>
        <w:lastRenderedPageBreak/>
        <w:t xml:space="preserve">1) </w:t>
      </w:r>
      <m:oMath>
        <m:acc>
          <m:accPr>
            <m:ctrlPr>
              <w:rPr>
                <w:rFonts w:ascii="Cambria Math" w:hAnsi="Cambria Math" w:cstheme="majorHAnsi"/>
              </w:rPr>
            </m:ctrlPr>
          </m:accPr>
          <m:e>
            <m:r>
              <m:rPr>
                <m:sty m:val="p"/>
              </m:rPr>
              <w:rPr>
                <w:rFonts w:ascii="Cambria Math" w:hAnsi="Cambria Math" w:cstheme="majorHAnsi"/>
              </w:rPr>
              <m:t>C</m:t>
            </m:r>
          </m:e>
        </m:acc>
        <m:r>
          <m:rPr>
            <m:sty m:val="p"/>
          </m:rPr>
          <w:rPr>
            <w:rFonts w:ascii="Cambria Math" w:hAnsi="Cambria Math" w:cstheme="majorHAnsi"/>
          </w:rPr>
          <m:t>=</m:t>
        </m:r>
        <m:r>
          <m:rPr>
            <m:sty m:val="p"/>
          </m:rPr>
          <w:rPr>
            <w:rFonts w:ascii="Cambria Math" w:hAnsi="Cambria Math"/>
            <w:position w:val="-10"/>
          </w:rPr>
          <w:object w:dxaOrig="1880" w:dyaOrig="400" w14:anchorId="27C97D75">
            <v:shape id="_x0000_i1031" type="#_x0000_t75" style="width:94.5pt;height:19.5pt" o:ole="">
              <v:imagedata r:id="rId114" o:title=""/>
            </v:shape>
            <o:OLEObject Type="Embed" ProgID="Equation.DSMT4" ShapeID="_x0000_i1031" DrawAspect="Content" ObjectID="_1847052447" r:id="rId115"/>
          </w:object>
        </m:r>
      </m:oMath>
      <w:r w:rsidRPr="007A7E42">
        <w:rPr>
          <w:rFonts w:ascii="Palatino Linotype" w:hAnsi="Palatino Linotype" w:cstheme="majorHAnsi"/>
        </w:rPr>
        <w:t xml:space="preserve"> Tính AB, AC.</w:t>
      </w:r>
      <w:r w:rsidRPr="007A7E42">
        <w:rPr>
          <w:rFonts w:ascii="Palatino Linotype" w:hAnsi="Palatino Linotype" w:cstheme="majorHAnsi"/>
        </w:rPr>
        <w:tab/>
      </w:r>
      <w:r w:rsidRPr="007A7E42">
        <w:rPr>
          <w:rFonts w:ascii="Palatino Linotype" w:hAnsi="Palatino Linotype" w:cstheme="majorHAnsi"/>
        </w:rPr>
        <w:tab/>
      </w:r>
    </w:p>
    <w:p w14:paraId="3A9686EC" w14:textId="77777777" w:rsidR="00BD40CA" w:rsidRPr="007A7E42" w:rsidRDefault="00BD40CA" w:rsidP="00BD40CA">
      <w:pPr>
        <w:spacing w:after="0" w:line="276" w:lineRule="auto"/>
        <w:jc w:val="both"/>
        <w:rPr>
          <w:rFonts w:ascii="Palatino Linotype" w:hAnsi="Palatino Linotype" w:cstheme="majorHAnsi"/>
        </w:rPr>
      </w:pPr>
      <w:r w:rsidRPr="007A7E42">
        <w:rPr>
          <w:rFonts w:ascii="Palatino Linotype" w:hAnsi="Palatino Linotype" w:cstheme="majorHAnsi"/>
        </w:rPr>
        <w:t xml:space="preserve">2) </w:t>
      </w:r>
      <m:oMath>
        <m:acc>
          <m:accPr>
            <m:ctrlPr>
              <w:rPr>
                <w:rFonts w:ascii="Cambria Math" w:hAnsi="Cambria Math" w:cstheme="majorHAnsi"/>
              </w:rPr>
            </m:ctrlPr>
          </m:accPr>
          <m:e>
            <m:r>
              <m:rPr>
                <m:sty m:val="p"/>
              </m:rPr>
              <w:rPr>
                <w:rFonts w:ascii="Cambria Math" w:hAnsi="Cambria Math" w:cstheme="majorHAnsi"/>
              </w:rPr>
              <m:t>B</m:t>
            </m:r>
          </m:e>
        </m:acc>
        <m:r>
          <w:rPr>
            <w:rFonts w:ascii="Cambria Math" w:hAnsi="Cambria Math" w:cstheme="majorHAnsi"/>
          </w:rPr>
          <m:t>=</m:t>
        </m:r>
        <m:r>
          <m:rPr>
            <m:sty m:val="p"/>
          </m:rPr>
          <w:rPr>
            <w:rFonts w:ascii="Cambria Math" w:hAnsi="Cambria Math"/>
            <w:position w:val="-10"/>
          </w:rPr>
          <w:object w:dxaOrig="2079" w:dyaOrig="420" w14:anchorId="77DEBB9B">
            <v:shape id="_x0000_i1032" type="#_x0000_t75" style="width:105.75pt;height:19.5pt" o:ole="">
              <v:imagedata r:id="rId116" o:title=""/>
            </v:shape>
            <o:OLEObject Type="Embed" ProgID="Equation.DSMT4" ShapeID="_x0000_i1032" DrawAspect="Content" ObjectID="_1847052448" r:id="rId117"/>
          </w:object>
        </m:r>
      </m:oMath>
      <w:r w:rsidRPr="007A7E42">
        <w:rPr>
          <w:rFonts w:ascii="Palatino Linotype" w:hAnsi="Palatino Linotype" w:cstheme="majorHAnsi"/>
        </w:rPr>
        <w:t xml:space="preserve"> Tính AB, AC.</w:t>
      </w:r>
      <w:r w:rsidRPr="007A7E42">
        <w:rPr>
          <w:rFonts w:ascii="Palatino Linotype" w:hAnsi="Palatino Linotype" w:cstheme="majorHAnsi"/>
        </w:rPr>
        <w:tab/>
      </w:r>
      <w:r w:rsidRPr="007A7E42">
        <w:rPr>
          <w:rFonts w:ascii="Palatino Linotype" w:hAnsi="Palatino Linotype" w:cstheme="majorHAnsi"/>
        </w:rPr>
        <w:tab/>
      </w:r>
      <w:r w:rsidRPr="007A7E42">
        <w:rPr>
          <w:rFonts w:ascii="Palatino Linotype" w:hAnsi="Palatino Linotype" w:cstheme="majorHAnsi"/>
        </w:rPr>
        <w:tab/>
      </w:r>
    </w:p>
    <w:p w14:paraId="3BC2DBD5" w14:textId="77777777" w:rsidR="00BD40CA" w:rsidRPr="007A7E42" w:rsidRDefault="00BD40CA" w:rsidP="00BD40CA">
      <w:pPr>
        <w:spacing w:after="0" w:line="276" w:lineRule="auto"/>
        <w:jc w:val="both"/>
        <w:rPr>
          <w:rFonts w:ascii="Palatino Linotype" w:hAnsi="Palatino Linotype" w:cstheme="majorHAnsi"/>
        </w:rPr>
      </w:pPr>
      <w:r w:rsidRPr="007A7E42">
        <w:rPr>
          <w:rFonts w:ascii="Palatino Linotype" w:hAnsi="Palatino Linotype" w:cstheme="majorHAnsi"/>
        </w:rPr>
        <w:t xml:space="preserve">3) </w:t>
      </w:r>
      <m:oMath>
        <m:acc>
          <m:accPr>
            <m:ctrlPr>
              <w:rPr>
                <w:rFonts w:ascii="Cambria Math" w:hAnsi="Cambria Math" w:cstheme="majorHAnsi"/>
              </w:rPr>
            </m:ctrlPr>
          </m:accPr>
          <m:e>
            <m:r>
              <m:rPr>
                <m:sty m:val="p"/>
              </m:rPr>
              <w:rPr>
                <w:rFonts w:ascii="Cambria Math" w:hAnsi="Cambria Math" w:cstheme="majorHAnsi"/>
              </w:rPr>
              <m:t>C</m:t>
            </m:r>
          </m:e>
        </m:acc>
        <m:r>
          <w:rPr>
            <w:rFonts w:ascii="Cambria Math" w:hAnsi="Cambria Math" w:cstheme="majorHAnsi"/>
          </w:rPr>
          <m:t>=</m:t>
        </m:r>
        <m:r>
          <m:rPr>
            <m:sty m:val="p"/>
          </m:rPr>
          <w:rPr>
            <w:rFonts w:ascii="Cambria Math" w:hAnsi="Cambria Math"/>
            <w:position w:val="-12"/>
          </w:rPr>
          <w:object w:dxaOrig="2079" w:dyaOrig="440" w14:anchorId="36D01BCD">
            <v:shape id="_x0000_i1033" type="#_x0000_t75" style="width:105.75pt;height:22.5pt" o:ole="">
              <v:imagedata r:id="rId118" o:title=""/>
            </v:shape>
            <o:OLEObject Type="Embed" ProgID="Equation.DSMT4" ShapeID="_x0000_i1033" DrawAspect="Content" ObjectID="_1847052449" r:id="rId119"/>
          </w:object>
        </m:r>
      </m:oMath>
      <w:r w:rsidRPr="007A7E42">
        <w:rPr>
          <w:rFonts w:ascii="Palatino Linotype" w:hAnsi="Palatino Linotype" w:cstheme="majorHAnsi"/>
        </w:rPr>
        <w:t xml:space="preserve"> Tính BC, AC. </w:t>
      </w:r>
    </w:p>
    <w:p w14:paraId="3D785AE3"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b/>
        </w:rPr>
        <w:t xml:space="preserve">Bài 16: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vuông tại A, tính độ dài các cạnh của tam giác trong các trường hợp sau: </w:t>
      </w:r>
    </w:p>
    <w:p w14:paraId="4D438E81"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1) </w:t>
      </w:r>
      <m:oMath>
        <m:acc>
          <m:accPr>
            <m:ctrlPr>
              <w:rPr>
                <w:rFonts w:ascii="Cambria Math" w:eastAsia="Calibri" w:hAnsi="Cambria Math" w:cstheme="majorHAnsi"/>
              </w:rPr>
            </m:ctrlPr>
          </m:accPr>
          <m:e>
            <m:r>
              <m:rPr>
                <m:sty m:val="p"/>
              </m:rPr>
              <w:rPr>
                <w:rFonts w:ascii="Cambria Math" w:hAnsi="Cambria Math" w:cstheme="majorHAnsi"/>
              </w:rPr>
              <m:t xml:space="preserve">C </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hAnsi="Palatino Linotype" w:cstheme="majorHAnsi"/>
        </w:rPr>
        <w:t>, AB = 9cm. Tính AC, BC.</w:t>
      </w:r>
      <w:r w:rsidRPr="007A7E42">
        <w:rPr>
          <w:rFonts w:ascii="Palatino Linotype" w:hAnsi="Palatino Linotype" w:cstheme="majorHAnsi"/>
        </w:rPr>
        <w:tab/>
      </w:r>
      <w:r w:rsidRPr="007A7E42">
        <w:rPr>
          <w:rFonts w:ascii="Palatino Linotype" w:hAnsi="Palatino Linotype" w:cstheme="majorHAnsi"/>
        </w:rPr>
        <w:tab/>
      </w:r>
    </w:p>
    <w:p w14:paraId="33BED51D"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2)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r>
          <w:rPr>
            <w:rFonts w:ascii="Cambria Math" w:hAnsi="Cambria Math" w:cstheme="majorHAnsi"/>
          </w:rPr>
          <m:t xml:space="preserve">, </m:t>
        </m:r>
        <m:r>
          <m:rPr>
            <m:sty m:val="p"/>
          </m:rPr>
          <w:rPr>
            <w:rFonts w:ascii="Cambria Math" w:hAnsi="Cambria Math" w:cstheme="majorHAnsi"/>
          </w:rPr>
          <m:t>BC= 7</m:t>
        </m:r>
        <m:rad>
          <m:radPr>
            <m:degHide m:val="1"/>
            <m:ctrlPr>
              <w:rPr>
                <w:rFonts w:ascii="Cambria Math" w:eastAsia="Calibri" w:hAnsi="Cambria Math" w:cstheme="majorHAnsi"/>
              </w:rPr>
            </m:ctrlPr>
          </m:radPr>
          <m:deg/>
          <m:e>
            <m:r>
              <m:rPr>
                <m:sty m:val="p"/>
              </m:rPr>
              <w:rPr>
                <w:rFonts w:ascii="Cambria Math" w:hAnsi="Cambria Math" w:cstheme="majorHAnsi"/>
              </w:rPr>
              <m:t>2</m:t>
            </m:r>
          </m:e>
        </m:rad>
        <m:r>
          <m:rPr>
            <m:sty m:val="p"/>
          </m:rPr>
          <w:rPr>
            <w:rFonts w:ascii="Cambria Math" w:hAnsi="Cambria Math" w:cstheme="majorHAnsi"/>
          </w:rPr>
          <m:t>cm</m:t>
        </m:r>
      </m:oMath>
      <w:r w:rsidRPr="007A7E42">
        <w:rPr>
          <w:rFonts w:ascii="Palatino Linotype" w:hAnsi="Palatino Linotype" w:cstheme="majorHAnsi"/>
        </w:rPr>
        <w:t>. Tính AB, AC.</w:t>
      </w:r>
    </w:p>
    <w:p w14:paraId="3B0282BE"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3)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r>
          <w:rPr>
            <w:rFonts w:ascii="Cambria Math" w:hAnsi="Cambria Math" w:cstheme="majorHAnsi"/>
          </w:rPr>
          <m:t xml:space="preserve">, </m:t>
        </m:r>
        <m:r>
          <m:rPr>
            <m:sty m:val="p"/>
          </m:rPr>
          <w:rPr>
            <w:rFonts w:ascii="Cambria Math" w:hAnsi="Cambria Math" w:cstheme="majorHAnsi"/>
          </w:rPr>
          <m:t>AB= 6</m:t>
        </m:r>
        <m:rad>
          <m:radPr>
            <m:degHide m:val="1"/>
            <m:ctrlPr>
              <w:rPr>
                <w:rFonts w:ascii="Cambria Math" w:eastAsia="Calibri" w:hAnsi="Cambria Math" w:cstheme="majorHAnsi"/>
              </w:rPr>
            </m:ctrlPr>
          </m:radPr>
          <m:deg/>
          <m:e>
            <m:r>
              <m:rPr>
                <m:sty m:val="p"/>
              </m:rPr>
              <w:rPr>
                <w:rFonts w:ascii="Cambria Math" w:hAnsi="Cambria Math" w:cstheme="majorHAnsi"/>
              </w:rPr>
              <m:t>3</m:t>
            </m:r>
          </m:e>
        </m:rad>
        <m:r>
          <m:rPr>
            <m:sty m:val="p"/>
          </m:rPr>
          <w:rPr>
            <w:rFonts w:ascii="Cambria Math" w:hAnsi="Cambria Math" w:cstheme="majorHAnsi"/>
          </w:rPr>
          <m:t>cm</m:t>
        </m:r>
      </m:oMath>
      <w:r w:rsidRPr="007A7E42">
        <w:rPr>
          <w:rFonts w:ascii="Palatino Linotype" w:hAnsi="Palatino Linotype" w:cstheme="majorHAnsi"/>
        </w:rPr>
        <w:t>. Tính AC, BC.</w:t>
      </w:r>
    </w:p>
    <w:p w14:paraId="6A5E7841"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b/>
        </w:rPr>
        <w:t xml:space="preserve">Bài 17: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ABC vuông tại A, tính độ dài các cạnh của tam giác trong các trường hợp sau:</w:t>
      </w:r>
    </w:p>
    <w:p w14:paraId="45384F86"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1) </w:t>
      </w:r>
      <m:oMath>
        <m:acc>
          <m:accPr>
            <m:ctrlPr>
              <w:rPr>
                <w:rFonts w:ascii="Cambria Math" w:eastAsia="Calibri" w:hAnsi="Cambria Math" w:cstheme="majorHAnsi"/>
              </w:rPr>
            </m:ctrlPr>
          </m:accPr>
          <m:e>
            <m:r>
              <m:rPr>
                <m:sty m:val="p"/>
              </m:rPr>
              <w:rPr>
                <w:rFonts w:ascii="Cambria Math" w:hAnsi="Cambria Math" w:cstheme="majorHAnsi"/>
              </w:rPr>
              <m:t xml:space="preserve">C </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hAnsi="Palatino Linotype" w:cstheme="majorHAnsi"/>
        </w:rPr>
        <w:t>, AC = 9cm. Tính BC, AB.</w:t>
      </w:r>
    </w:p>
    <w:p w14:paraId="1C4F8F77"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2)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r>
          <w:rPr>
            <w:rFonts w:ascii="Cambria Math" w:hAnsi="Cambria Math" w:cstheme="majorHAnsi"/>
          </w:rPr>
          <m:t xml:space="preserve">, </m:t>
        </m:r>
        <m:r>
          <m:rPr>
            <m:sty m:val="p"/>
          </m:rPr>
          <w:rPr>
            <w:rFonts w:ascii="Cambria Math" w:hAnsi="Cambria Math" w:cstheme="majorHAnsi"/>
          </w:rPr>
          <m:t>BC= 9cm</m:t>
        </m:r>
      </m:oMath>
      <w:r w:rsidRPr="007A7E42">
        <w:rPr>
          <w:rFonts w:ascii="Palatino Linotype" w:hAnsi="Palatino Linotype" w:cstheme="majorHAnsi"/>
        </w:rPr>
        <w:t>. Tính AC, AB.</w:t>
      </w:r>
    </w:p>
    <w:p w14:paraId="333F7C28"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3)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18</m:t>
            </m:r>
          </m:e>
          <m:sup>
            <m:r>
              <m:rPr>
                <m:sty m:val="p"/>
              </m:rPr>
              <w:rPr>
                <w:rFonts w:ascii="Cambria Math" w:hAnsi="Cambria Math" w:cstheme="majorHAnsi"/>
              </w:rPr>
              <m:t>o</m:t>
            </m:r>
          </m:sup>
        </m:sSup>
        <m:r>
          <w:rPr>
            <w:rFonts w:ascii="Cambria Math" w:hAnsi="Cambria Math" w:cstheme="majorHAnsi"/>
          </w:rPr>
          <m:t xml:space="preserve">, </m:t>
        </m:r>
        <m:r>
          <m:rPr>
            <m:sty m:val="p"/>
          </m:rPr>
          <w:rPr>
            <w:rFonts w:ascii="Cambria Math" w:hAnsi="Cambria Math" w:cstheme="majorHAnsi"/>
          </w:rPr>
          <m:t>AC= 9</m:t>
        </m:r>
        <m:rad>
          <m:radPr>
            <m:degHide m:val="1"/>
            <m:ctrlPr>
              <w:rPr>
                <w:rFonts w:ascii="Cambria Math" w:eastAsia="Calibri" w:hAnsi="Cambria Math" w:cstheme="majorHAnsi"/>
              </w:rPr>
            </m:ctrlPr>
          </m:radPr>
          <m:deg/>
          <m:e>
            <m:r>
              <m:rPr>
                <m:sty m:val="p"/>
              </m:rPr>
              <w:rPr>
                <w:rFonts w:ascii="Cambria Math" w:hAnsi="Cambria Math" w:cstheme="majorHAnsi"/>
              </w:rPr>
              <m:t>2</m:t>
            </m:r>
          </m:e>
        </m:rad>
        <m:r>
          <m:rPr>
            <m:sty m:val="p"/>
          </m:rPr>
          <w:rPr>
            <w:rFonts w:ascii="Cambria Math" w:hAnsi="Cambria Math" w:cstheme="majorHAnsi"/>
          </w:rPr>
          <m:t xml:space="preserve"> cm</m:t>
        </m:r>
      </m:oMath>
      <w:r w:rsidRPr="007A7E42">
        <w:rPr>
          <w:rFonts w:ascii="Palatino Linotype" w:hAnsi="Palatino Linotype" w:cstheme="majorHAnsi"/>
        </w:rPr>
        <w:t>. Tính AB, BC (làm tròn đến chữ số thập phân thứ hai).</w:t>
      </w:r>
    </w:p>
    <w:p w14:paraId="258ADFA7" w14:textId="77777777" w:rsidR="00BD40CA" w:rsidRPr="007A7E42" w:rsidRDefault="00BD40CA" w:rsidP="00BD40CA">
      <w:pPr>
        <w:pStyle w:val="ListParagraph"/>
        <w:spacing w:after="0" w:line="276" w:lineRule="auto"/>
        <w:ind w:left="0"/>
        <w:rPr>
          <w:rFonts w:ascii="Palatino Linotype" w:hAnsi="Palatino Linotype" w:cstheme="majorHAnsi"/>
          <w:b/>
          <w:color w:val="FF0000"/>
        </w:rPr>
      </w:pPr>
      <w:r w:rsidRPr="007A7E42">
        <w:rPr>
          <w:rFonts w:ascii="Palatino Linotype" w:hAnsi="Palatino Linotype" w:cstheme="majorHAnsi"/>
          <w:b/>
          <w:color w:val="0070C0"/>
        </w:rPr>
        <w:t>Dạng 4: Giải tam giác vuông</w:t>
      </w:r>
    </w:p>
    <w:tbl>
      <w:tblPr>
        <w:tblStyle w:val="TableGrid"/>
        <w:tblW w:w="0" w:type="auto"/>
        <w:tblInd w:w="108" w:type="dxa"/>
        <w:tblLook w:val="04A0" w:firstRow="1" w:lastRow="0" w:firstColumn="1" w:lastColumn="0" w:noHBand="0" w:noVBand="1"/>
      </w:tblPr>
      <w:tblGrid>
        <w:gridCol w:w="9242"/>
      </w:tblGrid>
      <w:tr w:rsidR="00BD40CA" w:rsidRPr="007A7E42" w14:paraId="72D32CAE" w14:textId="77777777" w:rsidTr="00FD49F4">
        <w:tc>
          <w:tcPr>
            <w:tcW w:w="10490" w:type="dxa"/>
          </w:tcPr>
          <w:p w14:paraId="5BB2CA54" w14:textId="77777777" w:rsidR="00BD40CA" w:rsidRPr="007A7E42" w:rsidRDefault="00BD40CA" w:rsidP="00FD49F4">
            <w:pPr>
              <w:spacing w:line="276" w:lineRule="auto"/>
              <w:rPr>
                <w:rFonts w:ascii="Palatino Linotype" w:hAnsi="Palatino Linotype" w:cstheme="majorHAnsi"/>
                <w:b/>
                <w:sz w:val="24"/>
                <w:szCs w:val="24"/>
                <w:lang w:val="en-US"/>
              </w:rPr>
            </w:pPr>
            <w:r w:rsidRPr="007A7E42">
              <w:rPr>
                <w:rFonts w:ascii="Palatino Linotype" w:hAnsi="Palatino Linotype" w:cstheme="majorHAnsi"/>
                <w:b/>
                <w:sz w:val="24"/>
                <w:szCs w:val="24"/>
              </w:rPr>
              <w:t xml:space="preserve">Giải </w:t>
            </w:r>
            <w:r w:rsidRPr="007A7E42">
              <w:rPr>
                <w:rFonts w:ascii="Palatino Linotype" w:hAnsi="Palatino Linotype" w:cstheme="majorHAnsi"/>
                <w:b/>
                <w:sz w:val="24"/>
                <w:szCs w:val="24"/>
                <w:lang w:val="en-US"/>
              </w:rPr>
              <w:t xml:space="preserve">một </w:t>
            </w:r>
            <w:r w:rsidRPr="007A7E42">
              <w:rPr>
                <w:rFonts w:ascii="Palatino Linotype" w:hAnsi="Palatino Linotype" w:cstheme="majorHAnsi"/>
                <w:b/>
                <w:sz w:val="24"/>
                <w:szCs w:val="24"/>
              </w:rPr>
              <w:t>tam giác vuông</w:t>
            </w:r>
            <w:r w:rsidRPr="007A7E42">
              <w:rPr>
                <w:rFonts w:ascii="Palatino Linotype" w:hAnsi="Palatino Linotype" w:cstheme="majorHAnsi"/>
                <w:b/>
                <w:sz w:val="24"/>
                <w:szCs w:val="24"/>
                <w:lang w:val="en-US"/>
              </w:rPr>
              <w:t xml:space="preserve"> là tìm tất cả các cạnh và các góc của tam giác vuông đó.</w:t>
            </w:r>
          </w:p>
          <w:p w14:paraId="7508EF59" w14:textId="77777777" w:rsidR="00BD40CA" w:rsidRPr="007A7E42" w:rsidRDefault="00BD40CA" w:rsidP="00FD49F4">
            <w:pPr>
              <w:spacing w:line="276" w:lineRule="auto"/>
              <w:rPr>
                <w:rFonts w:ascii="Palatino Linotype" w:hAnsi="Palatino Linotype" w:cstheme="majorHAnsi"/>
                <w:i/>
                <w:sz w:val="24"/>
                <w:szCs w:val="24"/>
                <w:lang w:val="en-US"/>
              </w:rPr>
            </w:pPr>
            <w:r w:rsidRPr="007A7E42">
              <w:rPr>
                <w:rFonts w:ascii="Palatino Linotype" w:hAnsi="Palatino Linotype" w:cstheme="majorHAnsi"/>
                <w:i/>
                <w:sz w:val="24"/>
                <w:szCs w:val="24"/>
              </w:rPr>
              <w:t>Trong một tam giác vuông, nếu biết trước hai cạnh hoặc một cạnh và một góc nhọn thì ta sẽ tìm được tất cả các cạnh và góc còn lại của tam giác vuông đó.</w:t>
            </w:r>
          </w:p>
        </w:tc>
      </w:tr>
    </w:tbl>
    <w:p w14:paraId="2A65F916"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18: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ABC vuông tại A biết AC = 10cm,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eastAsiaTheme="minorEastAsia" w:hAnsi="Palatino Linotype" w:cstheme="majorHAnsi"/>
        </w:rPr>
        <w:t>.</w:t>
      </w:r>
    </w:p>
    <w:p w14:paraId="25118DCC"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19: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DEF vuông tại D biết DE = 10cm, </w:t>
      </w:r>
      <m:oMath>
        <m:acc>
          <m:accPr>
            <m:ctrlPr>
              <w:rPr>
                <w:rFonts w:ascii="Cambria Math" w:eastAsia="Calibri" w:hAnsi="Cambria Math" w:cstheme="majorHAnsi"/>
              </w:rPr>
            </m:ctrlPr>
          </m:accPr>
          <m:e>
            <m:r>
              <m:rPr>
                <m:sty m:val="p"/>
              </m:rPr>
              <w:rPr>
                <w:rFonts w:ascii="Cambria Math" w:hAnsi="Cambria Math" w:cstheme="majorHAnsi"/>
              </w:rPr>
              <m:t>F</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w:t>
      </w:r>
    </w:p>
    <w:p w14:paraId="2D79858E"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20: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PQR vuông tại P biết QR = 8cm, </w:t>
      </w:r>
      <m:oMath>
        <m:acc>
          <m:accPr>
            <m:ctrlPr>
              <w:rPr>
                <w:rFonts w:ascii="Cambria Math" w:eastAsia="Calibri" w:hAnsi="Cambria Math" w:cstheme="majorHAnsi"/>
              </w:rPr>
            </m:ctrlPr>
          </m:accPr>
          <m:e>
            <m:r>
              <m:rPr>
                <m:sty m:val="p"/>
              </m:rPr>
              <w:rPr>
                <w:rFonts w:ascii="Cambria Math" w:hAnsi="Cambria Math" w:cstheme="majorHAnsi"/>
              </w:rPr>
              <m:t>Q</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w:t>
      </w:r>
    </w:p>
    <w:p w14:paraId="2A056623"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eastAsiaTheme="minorEastAsia" w:hAnsi="Palatino Linotype" w:cstheme="majorHAnsi"/>
          <w:b/>
        </w:rPr>
        <w:t xml:space="preserve">Bài 21: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ABC vuông tại A biết AB = 15cm, AC = 18cm </w:t>
      </w:r>
      <w:r w:rsidRPr="007A7E42">
        <w:rPr>
          <w:rFonts w:ascii="Palatino Linotype" w:eastAsiaTheme="minorEastAsia" w:hAnsi="Palatino Linotype" w:cstheme="majorHAnsi"/>
        </w:rPr>
        <w:t>(góc làm tròn đến độ).</w:t>
      </w:r>
    </w:p>
    <w:p w14:paraId="2C2C267B"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22: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MNP vuông tại M biết NP = 6cm, MN = 5cm </w:t>
      </w:r>
      <w:r w:rsidRPr="007A7E42">
        <w:rPr>
          <w:rFonts w:ascii="Palatino Linotype" w:eastAsiaTheme="minorEastAsia" w:hAnsi="Palatino Linotype" w:cstheme="majorHAnsi"/>
        </w:rPr>
        <w:t>(góc làm tròn đến độ).</w:t>
      </w:r>
    </w:p>
    <w:p w14:paraId="34CD0763" w14:textId="77777777" w:rsidR="00BD40CA" w:rsidRPr="007A7E42" w:rsidRDefault="00BD40CA" w:rsidP="00BD40CA">
      <w:pPr>
        <w:pStyle w:val="ListParagraph"/>
        <w:spacing w:after="0" w:line="276" w:lineRule="auto"/>
        <w:ind w:left="0"/>
        <w:rPr>
          <w:rFonts w:ascii="Palatino Linotype" w:hAnsi="Palatino Linotype" w:cstheme="majorHAnsi"/>
          <w:b/>
          <w:color w:val="FF0000"/>
        </w:rPr>
      </w:pPr>
      <w:r w:rsidRPr="007A7E42">
        <w:rPr>
          <w:rFonts w:ascii="Palatino Linotype" w:hAnsi="Palatino Linotype" w:cstheme="majorHAnsi"/>
          <w:b/>
          <w:color w:val="0070C0"/>
        </w:rPr>
        <w:t>Dạng 4: Giải tam giác nhọn</w:t>
      </w:r>
    </w:p>
    <w:p w14:paraId="38A13E7A"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23: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AB = 4cm,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BH, AH, CH, BC, AC.</w:t>
      </w:r>
    </w:p>
    <w:p w14:paraId="1CE69C2C"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24: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AC = 6cm,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CH, AH, BH, BC, AB.</w:t>
      </w:r>
    </w:p>
    <w:p w14:paraId="56021342"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26: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AH = </w:t>
      </w:r>
      <m:oMath>
        <m:r>
          <m:rPr>
            <m:sty m:val="p"/>
          </m:rPr>
          <w:rPr>
            <w:rFonts w:ascii="Cambria Math" w:hAnsi="Cambria Math" w:cstheme="majorHAnsi"/>
          </w:rPr>
          <m:t>6</m:t>
        </m:r>
        <m:rad>
          <m:radPr>
            <m:degHide m:val="1"/>
            <m:ctrlPr>
              <w:rPr>
                <w:rFonts w:ascii="Cambria Math" w:eastAsia="Calibri" w:hAnsi="Cambria Math" w:cstheme="majorHAnsi"/>
              </w:rPr>
            </m:ctrlPr>
          </m:radPr>
          <m:deg/>
          <m:e>
            <m:r>
              <m:rPr>
                <m:sty m:val="p"/>
              </m:rPr>
              <w:rPr>
                <w:rFonts w:ascii="Cambria Math" w:hAnsi="Cambria Math" w:cstheme="majorHAnsi"/>
              </w:rPr>
              <m:t>3</m:t>
            </m:r>
          </m:e>
        </m:rad>
        <m:r>
          <m:rPr>
            <m:sty m:val="p"/>
          </m:rPr>
          <w:rPr>
            <w:rFonts w:ascii="Cambria Math" w:hAnsi="Cambria Math" w:cstheme="majorHAnsi"/>
          </w:rPr>
          <m:t>cm</m:t>
        </m:r>
      </m:oMath>
      <w:r w:rsidRPr="007A7E42">
        <w:rPr>
          <w:rFonts w:ascii="Palatino Linotype"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BH, CH, BC, AB, AC.</w:t>
      </w:r>
    </w:p>
    <w:p w14:paraId="28A9AB90"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27: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AB = </w:t>
      </w:r>
      <m:oMath>
        <m:r>
          <m:rPr>
            <m:sty m:val="p"/>
          </m:rPr>
          <w:rPr>
            <w:rFonts w:ascii="Cambria Math" w:hAnsi="Cambria Math" w:cstheme="majorHAnsi"/>
          </w:rPr>
          <m:t>4</m:t>
        </m:r>
        <m:rad>
          <m:radPr>
            <m:degHide m:val="1"/>
            <m:ctrlPr>
              <w:rPr>
                <w:rFonts w:ascii="Cambria Math" w:eastAsia="Calibri" w:hAnsi="Cambria Math" w:cstheme="majorHAnsi"/>
              </w:rPr>
            </m:ctrlPr>
          </m:radPr>
          <m:deg/>
          <m:e>
            <m:r>
              <m:rPr>
                <m:sty m:val="p"/>
              </m:rPr>
              <w:rPr>
                <w:rFonts w:ascii="Cambria Math" w:hAnsi="Cambria Math" w:cstheme="majorHAnsi"/>
              </w:rPr>
              <m:t>2</m:t>
            </m:r>
          </m:e>
        </m:rad>
        <m:r>
          <m:rPr>
            <m:sty m:val="p"/>
          </m:rPr>
          <w:rPr>
            <w:rFonts w:ascii="Cambria Math" w:hAnsi="Cambria Math" w:cstheme="majorHAnsi"/>
          </w:rPr>
          <m:t>cm</m:t>
        </m:r>
      </m:oMath>
      <w:r w:rsidRPr="007A7E42">
        <w:rPr>
          <w:rFonts w:ascii="Palatino Linotype"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A</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75</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BH, AH, CH, BC, AC.</w:t>
      </w:r>
    </w:p>
    <w:p w14:paraId="10276BF6" w14:textId="77777777" w:rsidR="00BD40CA" w:rsidRPr="007A7E42" w:rsidRDefault="00BD40CA" w:rsidP="00BD40CA">
      <w:pPr>
        <w:spacing w:after="0" w:line="276" w:lineRule="auto"/>
        <w:rPr>
          <w:rFonts w:ascii="Palatino Linotype" w:hAnsi="Palatino Linotype" w:cstheme="majorHAnsi"/>
          <w:b/>
        </w:rPr>
      </w:pPr>
      <w:r w:rsidRPr="007A7E42">
        <w:rPr>
          <w:rFonts w:ascii="Palatino Linotype" w:eastAsiaTheme="minorEastAsia" w:hAnsi="Palatino Linotype" w:cstheme="majorHAnsi"/>
          <w:b/>
        </w:rPr>
        <w:t xml:space="preserve">Bài 28: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AC = 10cm, </w:t>
      </w:r>
      <m:oMath>
        <m:acc>
          <m:accPr>
            <m:ctrlPr>
              <w:rPr>
                <w:rFonts w:ascii="Cambria Math" w:eastAsia="Calibri" w:hAnsi="Cambria Math" w:cstheme="majorHAnsi"/>
              </w:rPr>
            </m:ctrlPr>
          </m:accPr>
          <m:e>
            <m:r>
              <m:rPr>
                <m:sty m:val="p"/>
              </m:rPr>
              <w:rPr>
                <w:rFonts w:ascii="Cambria Math" w:hAnsi="Cambria Math" w:cstheme="majorHAnsi"/>
              </w:rPr>
              <m:t>A</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CH, AH, BH, BC, AB.</w:t>
      </w:r>
    </w:p>
    <w:p w14:paraId="53657C21"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hAnsi="Palatino Linotype" w:cstheme="majorHAnsi"/>
          <w:b/>
        </w:rPr>
        <w:t xml:space="preserve">Bài 29: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BC = 12cm,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và đường cao CH. Tính CH và AC.</w:t>
      </w:r>
    </w:p>
    <w:p w14:paraId="7757EDEE"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30: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BC = 12cm, </w:t>
      </w:r>
      <m:oMath>
        <m:acc>
          <m:accPr>
            <m:ctrlPr>
              <w:rPr>
                <w:rFonts w:ascii="Cambria Math" w:eastAsia="Calibri" w:hAnsi="Cambria Math" w:cstheme="majorHAnsi"/>
              </w:rPr>
            </m:ctrlPr>
          </m:accPr>
          <m:e>
            <m:r>
              <m:rPr>
                <m:sty m:val="p"/>
              </m:rPr>
              <w:rPr>
                <w:rFonts w:ascii="Cambria Math" w:hAnsi="Cambria Math" w:cstheme="majorHAnsi"/>
              </w:rPr>
              <m:t>ACB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ABC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70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Kẻ đường cao AN, BH. </w:t>
      </w:r>
    </w:p>
    <w:p w14:paraId="034FAB8A"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rPr>
        <w:lastRenderedPageBreak/>
        <w:t xml:space="preserve">a) Tính BH, AB. </w:t>
      </w:r>
      <w:r w:rsidRPr="007A7E42">
        <w:rPr>
          <w:rFonts w:ascii="Palatino Linotype" w:hAnsi="Palatino Linotype" w:cstheme="majorHAnsi"/>
        </w:rPr>
        <w:t>(làm tròn đến chữ số thập phân thứ nhất).</w:t>
      </w:r>
    </w:p>
    <w:p w14:paraId="22748C26"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rPr>
        <w:t xml:space="preserve">b) Tính AN, AC. </w:t>
      </w:r>
      <w:r w:rsidRPr="007A7E42">
        <w:rPr>
          <w:rFonts w:ascii="Palatino Linotype" w:hAnsi="Palatino Linotype" w:cstheme="majorHAnsi"/>
        </w:rPr>
        <w:t>(làm tròn đến chữ số thập phân thứ nhất).</w:t>
      </w:r>
    </w:p>
    <w:p w14:paraId="6C315E6D"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31: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vuông tại A, AH là đường cao. Biết AC = 3cm, </w:t>
      </w:r>
      <m:oMath>
        <m:acc>
          <m:accPr>
            <m:ctrlPr>
              <w:rPr>
                <w:rFonts w:ascii="Cambria Math" w:eastAsia="Calibri" w:hAnsi="Cambria Math" w:cstheme="majorHAnsi"/>
              </w:rPr>
            </m:ctrlPr>
          </m:accPr>
          <m:e>
            <m:r>
              <m:rPr>
                <m:sty m:val="p"/>
              </m:rPr>
              <w:rPr>
                <w:rFonts w:ascii="Cambria Math" w:hAnsi="Cambria Math" w:cstheme="majorHAnsi"/>
              </w:rPr>
              <m:t>ABC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w:t>
      </w:r>
    </w:p>
    <w:p w14:paraId="3D007D86"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rPr>
        <w:t>Tính AB, AH, BC, BH, CH.</w:t>
      </w:r>
    </w:p>
    <w:p w14:paraId="56DC5652" w14:textId="77777777" w:rsidR="00BD40CA" w:rsidRPr="007A7E42" w:rsidRDefault="00BD40CA" w:rsidP="00BD40CA">
      <w:pPr>
        <w:pStyle w:val="ListParagraph"/>
        <w:numPr>
          <w:ilvl w:val="0"/>
          <w:numId w:val="10"/>
        </w:numPr>
        <w:spacing w:after="0" w:line="276" w:lineRule="auto"/>
        <w:jc w:val="both"/>
        <w:rPr>
          <w:rFonts w:ascii="Palatino Linotype" w:hAnsi="Palatino Linotype" w:cstheme="majorHAnsi"/>
          <w:b/>
          <w:color w:val="0070C0"/>
        </w:rPr>
      </w:pPr>
      <w:r w:rsidRPr="007A7E42">
        <w:rPr>
          <w:rFonts w:ascii="Palatino Linotype" w:hAnsi="Palatino Linotype" w:cstheme="majorHAnsi"/>
          <w:b/>
          <w:color w:val="0070C0"/>
        </w:rPr>
        <w:t>ỨNG DỤNG THỰC TẾ TỈ SỐ LƯỢNG GIÁC CỦA GÓC NHỌN</w:t>
      </w:r>
    </w:p>
    <w:tbl>
      <w:tblPr>
        <w:tblStyle w:val="TableGrid"/>
        <w:tblW w:w="10768" w:type="dxa"/>
        <w:tblLayout w:type="fixed"/>
        <w:tblLook w:val="04A0" w:firstRow="1" w:lastRow="0" w:firstColumn="1" w:lastColumn="0" w:noHBand="0" w:noVBand="1"/>
      </w:tblPr>
      <w:tblGrid>
        <w:gridCol w:w="6374"/>
        <w:gridCol w:w="4394"/>
      </w:tblGrid>
      <w:tr w:rsidR="00BD40CA" w:rsidRPr="007A7E42" w14:paraId="7280CF60" w14:textId="77777777" w:rsidTr="00FD49F4">
        <w:tc>
          <w:tcPr>
            <w:tcW w:w="6374" w:type="dxa"/>
          </w:tcPr>
          <w:p w14:paraId="5DE85D0E"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t xml:space="preserve">Bài 32: </w:t>
            </w:r>
            <w:r w:rsidRPr="007A7E42">
              <w:rPr>
                <w:rFonts w:ascii="Palatino Linotype" w:hAnsi="Palatino Linotype" w:cstheme="majorHAnsi"/>
                <w:sz w:val="24"/>
                <w:szCs w:val="24"/>
              </w:rPr>
              <w:t>Một cột đèn cao 6m có bóng trên mặt đất dài 5m. Tính góc mà tia sáng mặt trời tạo với mặt đất (làm tròn đến</w:t>
            </w:r>
            <w:r w:rsidRPr="007A7E42">
              <w:rPr>
                <w:rFonts w:ascii="Palatino Linotype" w:hAnsi="Palatino Linotype" w:cstheme="majorHAnsi"/>
                <w:noProof/>
                <w:sz w:val="24"/>
                <w:szCs w:val="24"/>
              </w:rPr>
              <w:t xml:space="preserve"> độ)</w:t>
            </w:r>
            <w:r w:rsidRPr="007A7E42">
              <w:rPr>
                <w:rFonts w:ascii="Palatino Linotype" w:hAnsi="Palatino Linotype" w:cstheme="majorHAnsi"/>
                <w:noProof/>
                <w:sz w:val="24"/>
                <w:szCs w:val="24"/>
                <w:lang w:val="en-US"/>
              </w:rPr>
              <w:t>.</w:t>
            </w:r>
            <w:r w:rsidRPr="007A7E42">
              <w:rPr>
                <w:rFonts w:ascii="Palatino Linotype" w:hAnsi="Palatino Linotype" w:cstheme="majorHAnsi"/>
                <w:noProof/>
                <w:sz w:val="24"/>
                <w:szCs w:val="24"/>
              </w:rPr>
              <w:t xml:space="preserve"> </w:t>
            </w:r>
          </w:p>
          <w:p w14:paraId="3646D70D"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56B4D5F4"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rPr>
              <w:drawing>
                <wp:anchor distT="0" distB="0" distL="114300" distR="114300" simplePos="0" relativeHeight="251660288" behindDoc="1" locked="0" layoutInCell="1" allowOverlap="1" wp14:anchorId="7A2C64C4" wp14:editId="1422A074">
                  <wp:simplePos x="0" y="0"/>
                  <wp:positionH relativeFrom="margin">
                    <wp:posOffset>1872192</wp:posOffset>
                  </wp:positionH>
                  <wp:positionV relativeFrom="paragraph">
                    <wp:posOffset>423</wp:posOffset>
                  </wp:positionV>
                  <wp:extent cx="1492885" cy="1541145"/>
                  <wp:effectExtent l="0" t="0" r="0" b="1905"/>
                  <wp:wrapTight wrapText="bothSides">
                    <wp:wrapPolygon edited="0">
                      <wp:start x="0" y="0"/>
                      <wp:lineTo x="0" y="21360"/>
                      <wp:lineTo x="21223" y="21360"/>
                      <wp:lineTo x="21223" y="0"/>
                      <wp:lineTo x="0" y="0"/>
                    </wp:wrapPolygon>
                  </wp:wrapTight>
                  <wp:docPr id="17" name="Picture 17" descr="C:\Users\Administrator\Desktop\22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istrator\Desktop\2222222.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92885" cy="154114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57717E3C" w14:textId="77777777" w:rsidTr="00FD49F4">
        <w:tc>
          <w:tcPr>
            <w:tcW w:w="6374" w:type="dxa"/>
          </w:tcPr>
          <w:p w14:paraId="52A078A1" w14:textId="77777777" w:rsidR="00BD40CA" w:rsidRPr="007A7E42" w:rsidRDefault="00BD40CA" w:rsidP="00FD49F4">
            <w:pPr>
              <w:spacing w:line="276" w:lineRule="auto"/>
              <w:jc w:val="both"/>
              <w:rPr>
                <w:rFonts w:ascii="Palatino Linotype" w:hAnsi="Palatino Linotype" w:cstheme="majorHAnsi"/>
                <w:noProof/>
                <w:sz w:val="24"/>
                <w:szCs w:val="24"/>
                <w:u w:val="single"/>
              </w:rPr>
            </w:pPr>
            <w:r w:rsidRPr="007A7E42">
              <w:rPr>
                <w:rFonts w:ascii="Palatino Linotype" w:hAnsi="Palatino Linotype" w:cstheme="majorHAnsi"/>
                <w:b/>
                <w:sz w:val="24"/>
                <w:szCs w:val="24"/>
                <w:lang w:val="en-US"/>
              </w:rPr>
              <w:t xml:space="preserve">Bài 33: </w:t>
            </w:r>
            <w:r w:rsidRPr="007A7E42">
              <w:rPr>
                <w:rFonts w:ascii="Palatino Linotype" w:hAnsi="Palatino Linotype" w:cstheme="majorHAnsi"/>
                <w:sz w:val="24"/>
                <w:szCs w:val="24"/>
              </w:rPr>
              <w:t>Giông bão thổi mạnh, một cây tre gãy gập xuống làm ngọn cây chạm đất. Biết đoạn gãy gập (BC) dài 5m và đoạn còn lại từ gốc đến phần gãy (AC) dài 3m, hỏi góc gãy gập có số đo bao nhiêu (làm tròn đến phút).</w:t>
            </w:r>
            <w:r w:rsidRPr="007A7E42">
              <w:rPr>
                <w:rFonts w:ascii="Palatino Linotype" w:hAnsi="Palatino Linotype" w:cstheme="majorHAnsi"/>
                <w:noProof/>
                <w:sz w:val="24"/>
                <w:szCs w:val="24"/>
                <w:u w:val="single"/>
              </w:rPr>
              <w:t xml:space="preserve"> </w:t>
            </w:r>
          </w:p>
          <w:p w14:paraId="7140A1E9"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57905749"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u w:val="single"/>
              </w:rPr>
              <w:drawing>
                <wp:anchor distT="0" distB="0" distL="114300" distR="114300" simplePos="0" relativeHeight="251661312" behindDoc="1" locked="0" layoutInCell="1" allowOverlap="1" wp14:anchorId="0F722F53" wp14:editId="2A8E4AEF">
                  <wp:simplePos x="0" y="0"/>
                  <wp:positionH relativeFrom="margin">
                    <wp:posOffset>1936115</wp:posOffset>
                  </wp:positionH>
                  <wp:positionV relativeFrom="paragraph">
                    <wp:posOffset>423</wp:posOffset>
                  </wp:positionV>
                  <wp:extent cx="1423035" cy="1454150"/>
                  <wp:effectExtent l="0" t="0" r="5715" b="0"/>
                  <wp:wrapTight wrapText="bothSides">
                    <wp:wrapPolygon edited="0">
                      <wp:start x="0" y="0"/>
                      <wp:lineTo x="0" y="21223"/>
                      <wp:lineTo x="21398" y="21223"/>
                      <wp:lineTo x="21398" y="0"/>
                      <wp:lineTo x="0" y="0"/>
                    </wp:wrapPolygon>
                  </wp:wrapTight>
                  <wp:docPr id="18" name="Picture 18" descr="C:\Users\Administrator\Desktop\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istrator\Desktop\222.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423035" cy="14541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35C76151" w14:textId="77777777" w:rsidTr="00FD49F4">
        <w:tc>
          <w:tcPr>
            <w:tcW w:w="6374" w:type="dxa"/>
          </w:tcPr>
          <w:p w14:paraId="3804A129"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t xml:space="preserve">Bài 34: </w:t>
            </w:r>
            <w:r w:rsidRPr="007A7E42">
              <w:rPr>
                <w:rStyle w:val="Emphasis"/>
                <w:rFonts w:ascii="Palatino Linotype" w:hAnsi="Palatino Linotype" w:cstheme="majorHAnsi"/>
                <w:sz w:val="24"/>
                <w:szCs w:val="24"/>
                <w:shd w:val="clear" w:color="auto" w:fill="FFFFFF"/>
              </w:rPr>
              <w:t xml:space="preserve">Hải đăng Trường Sa Lớn nằm trên đảo Trường Sa Lớn - “thủ phủ” quần đảo Trường Sa - có chiều cao bao nhiêu (làm tròn đến </w:t>
            </w:r>
            <w:r w:rsidRPr="007A7E42">
              <w:rPr>
                <w:rStyle w:val="Emphasis"/>
                <w:rFonts w:ascii="Palatino Linotype" w:hAnsi="Palatino Linotype" w:cstheme="majorHAnsi"/>
                <w:sz w:val="24"/>
                <w:szCs w:val="24"/>
                <w:shd w:val="clear" w:color="auto" w:fill="FFFFFF"/>
                <w:lang w:val="en-US"/>
              </w:rPr>
              <w:t>chữ số thập phân thứ ba</w:t>
            </w:r>
            <w:r w:rsidRPr="007A7E42">
              <w:rPr>
                <w:rStyle w:val="Emphasis"/>
                <w:rFonts w:ascii="Palatino Linotype" w:hAnsi="Palatino Linotype" w:cstheme="majorHAnsi"/>
                <w:sz w:val="24"/>
                <w:szCs w:val="24"/>
                <w:shd w:val="clear" w:color="auto" w:fill="FFFFFF"/>
              </w:rPr>
              <w:t>)? Biết rằng tia nắng mặt trời chiếu qua đỉnh của ngọn hải đăng hợp với mặt đất một góc 35</w:t>
            </w:r>
            <w:r w:rsidRPr="007A7E42">
              <w:rPr>
                <w:rFonts w:ascii="Palatino Linotype" w:hAnsi="Palatino Linotype" w:cstheme="majorHAnsi"/>
                <w:i/>
                <w:sz w:val="24"/>
                <w:szCs w:val="24"/>
                <w:vertAlign w:val="superscript"/>
              </w:rPr>
              <w:t>o</w:t>
            </w:r>
            <w:r w:rsidRPr="007A7E42">
              <w:rPr>
                <w:rStyle w:val="Emphasis"/>
                <w:rFonts w:ascii="Palatino Linotype" w:hAnsi="Palatino Linotype" w:cstheme="majorHAnsi"/>
                <w:sz w:val="24"/>
                <w:szCs w:val="24"/>
                <w:shd w:val="clear" w:color="auto" w:fill="FFFFFF"/>
              </w:rPr>
              <w:t xml:space="preserve"> và bóng của ngọn hải đăng trên mặt đất dài 20m.</w:t>
            </w:r>
            <w:r w:rsidRPr="007A7E42">
              <w:rPr>
                <w:rFonts w:ascii="Palatino Linotype" w:hAnsi="Palatino Linotype" w:cstheme="majorHAnsi"/>
                <w:noProof/>
                <w:sz w:val="24"/>
                <w:szCs w:val="24"/>
              </w:rPr>
              <w:t xml:space="preserve"> </w:t>
            </w:r>
          </w:p>
          <w:p w14:paraId="24A761CF"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446019B7"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rPr>
              <w:drawing>
                <wp:anchor distT="0" distB="0" distL="114300" distR="114300" simplePos="0" relativeHeight="251662336" behindDoc="0" locked="0" layoutInCell="1" allowOverlap="1" wp14:anchorId="2FDD8D1D" wp14:editId="3446AFDA">
                  <wp:simplePos x="0" y="0"/>
                  <wp:positionH relativeFrom="margin">
                    <wp:posOffset>1098338</wp:posOffset>
                  </wp:positionH>
                  <wp:positionV relativeFrom="paragraph">
                    <wp:posOffset>423</wp:posOffset>
                  </wp:positionV>
                  <wp:extent cx="2263140" cy="1588135"/>
                  <wp:effectExtent l="0" t="0" r="3810" b="0"/>
                  <wp:wrapSquare wrapText="bothSides"/>
                  <wp:docPr id="448" name="Picture 448" descr="A light house with a triangle and a light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light house with a triangle and a light house&#10;&#10;AI-generated content may be incorrect."/>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263140" cy="1588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1357282A" w14:textId="77777777" w:rsidTr="00FD49F4">
        <w:tc>
          <w:tcPr>
            <w:tcW w:w="6374" w:type="dxa"/>
          </w:tcPr>
          <w:p w14:paraId="3CED201E"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t xml:space="preserve">Bài 35: </w:t>
            </w:r>
            <w:r w:rsidRPr="007A7E42">
              <w:rPr>
                <w:rFonts w:ascii="Palatino Linotype" w:hAnsi="Palatino Linotype" w:cstheme="majorHAnsi"/>
                <w:sz w:val="24"/>
                <w:szCs w:val="24"/>
              </w:rPr>
              <w:t>Trường bạn An có một chiếc thang dài 8 mét. Cần đặt chân thang cách chân tường một khoảng cách bằng bao nhiêu (làm tròn đến chữ số thập phân thứ nhất) để nó tạo được với mặt đất một góc “an toàn” là 65</w:t>
            </w:r>
            <w:r w:rsidRPr="007A7E42">
              <w:rPr>
                <w:rFonts w:ascii="Palatino Linotype" w:hAnsi="Palatino Linotype" w:cstheme="majorHAnsi"/>
                <w:sz w:val="24"/>
                <w:szCs w:val="24"/>
                <w:vertAlign w:val="superscript"/>
              </w:rPr>
              <w:t>0</w:t>
            </w:r>
            <w:r w:rsidRPr="007A7E42">
              <w:rPr>
                <w:rFonts w:ascii="Palatino Linotype" w:hAnsi="Palatino Linotype" w:cstheme="majorHAnsi"/>
                <w:sz w:val="24"/>
                <w:szCs w:val="24"/>
              </w:rPr>
              <w:t xml:space="preserve"> (tức là đảm bảo thang không bị đổ khi sử dụng)</w:t>
            </w:r>
            <w:r w:rsidRPr="007A7E42">
              <w:rPr>
                <w:rFonts w:ascii="Palatino Linotype" w:hAnsi="Palatino Linotype" w:cstheme="majorHAnsi"/>
                <w:noProof/>
                <w:sz w:val="24"/>
                <w:szCs w:val="24"/>
              </w:rPr>
              <w:t>.</w:t>
            </w:r>
          </w:p>
          <w:p w14:paraId="6FF5E182"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46D9246C"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u w:val="single"/>
              </w:rPr>
              <w:drawing>
                <wp:anchor distT="0" distB="0" distL="114300" distR="114300" simplePos="0" relativeHeight="251663360" behindDoc="0" locked="0" layoutInCell="1" allowOverlap="1" wp14:anchorId="561DFBB1" wp14:editId="574DAC23">
                  <wp:simplePos x="0" y="0"/>
                  <wp:positionH relativeFrom="margin">
                    <wp:posOffset>2123652</wp:posOffset>
                  </wp:positionH>
                  <wp:positionV relativeFrom="paragraph">
                    <wp:posOffset>211</wp:posOffset>
                  </wp:positionV>
                  <wp:extent cx="1241425" cy="1502410"/>
                  <wp:effectExtent l="0" t="0" r="0" b="2540"/>
                  <wp:wrapSquare wrapText="bothSides"/>
                  <wp:docPr id="33" name="Picture 33" descr="A drawing of a wall with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rawing of a wall with a straight line&#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41425"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400232D2" w14:textId="77777777" w:rsidTr="00FD49F4">
        <w:tc>
          <w:tcPr>
            <w:tcW w:w="6374" w:type="dxa"/>
          </w:tcPr>
          <w:p w14:paraId="11ACA070"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t xml:space="preserve">Bài 36: </w:t>
            </w:r>
            <w:r w:rsidRPr="007A7E42">
              <w:rPr>
                <w:rFonts w:ascii="Palatino Linotype" w:hAnsi="Palatino Linotype" w:cstheme="majorHAnsi"/>
                <w:sz w:val="24"/>
                <w:szCs w:val="24"/>
              </w:rPr>
              <w:t>Người ta căng dây từ đỉnh ngọn cây (điểm C) tới vị trí điểm A cách cây 40m để cố định cây. Biết dây và mặt đất tạo thành một góc 40</w:t>
            </w:r>
            <w:r w:rsidRPr="007A7E42">
              <w:rPr>
                <w:rFonts w:ascii="Palatino Linotype" w:hAnsi="Palatino Linotype" w:cstheme="majorHAnsi"/>
                <w:sz w:val="24"/>
                <w:szCs w:val="24"/>
                <w:vertAlign w:val="superscript"/>
              </w:rPr>
              <w:t>o</w:t>
            </w:r>
            <w:r w:rsidRPr="007A7E42">
              <w:rPr>
                <w:rFonts w:ascii="Palatino Linotype" w:hAnsi="Palatino Linotype" w:cstheme="majorHAnsi"/>
                <w:sz w:val="24"/>
                <w:szCs w:val="24"/>
              </w:rPr>
              <w:t>, tìm chiều dài đoạn dây căng (làm tròn đến chữ số thập phân thứ nhất)</w:t>
            </w:r>
            <w:r w:rsidRPr="007A7E42">
              <w:rPr>
                <w:rFonts w:ascii="Palatino Linotype" w:hAnsi="Palatino Linotype" w:cstheme="majorHAnsi"/>
                <w:noProof/>
                <w:sz w:val="24"/>
                <w:szCs w:val="24"/>
              </w:rPr>
              <w:t>.</w:t>
            </w:r>
          </w:p>
          <w:p w14:paraId="26939F9D"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085F02FC"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rPr>
              <w:drawing>
                <wp:anchor distT="0" distB="0" distL="114300" distR="114300" simplePos="0" relativeHeight="251664384" behindDoc="0" locked="0" layoutInCell="1" allowOverlap="1" wp14:anchorId="59D197B3" wp14:editId="58B597D3">
                  <wp:simplePos x="0" y="0"/>
                  <wp:positionH relativeFrom="margin">
                    <wp:posOffset>1798320</wp:posOffset>
                  </wp:positionH>
                  <wp:positionV relativeFrom="paragraph">
                    <wp:posOffset>0</wp:posOffset>
                  </wp:positionV>
                  <wp:extent cx="1566545" cy="1207135"/>
                  <wp:effectExtent l="0" t="0" r="0" b="0"/>
                  <wp:wrapSquare wrapText="bothSides"/>
                  <wp:docPr id="48" name="Picture 48" descr="A diagram of a tree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diagram of a tree and a triangle&#10;&#10;AI-generated content may b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66545" cy="1207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16ABEF74" w14:textId="77777777" w:rsidTr="00FD49F4">
        <w:tc>
          <w:tcPr>
            <w:tcW w:w="6374" w:type="dxa"/>
          </w:tcPr>
          <w:p w14:paraId="2F6481C0" w14:textId="77777777" w:rsidR="00BD40CA" w:rsidRPr="007A7E42" w:rsidRDefault="00BD40CA" w:rsidP="00FD49F4">
            <w:pPr>
              <w:spacing w:line="276" w:lineRule="auto"/>
              <w:jc w:val="both"/>
              <w:rPr>
                <w:rFonts w:ascii="Palatino Linotype" w:hAnsi="Palatino Linotype" w:cstheme="majorHAnsi"/>
                <w:sz w:val="24"/>
                <w:szCs w:val="24"/>
              </w:rPr>
            </w:pPr>
            <w:r w:rsidRPr="007A7E42">
              <w:rPr>
                <w:rFonts w:ascii="Palatino Linotype" w:hAnsi="Palatino Linotype" w:cstheme="majorHAnsi"/>
                <w:b/>
                <w:noProof/>
                <w:sz w:val="24"/>
                <w:szCs w:val="24"/>
                <w:lang w:val="en-US"/>
              </w:rPr>
              <w:lastRenderedPageBreak/>
              <w:t xml:space="preserve">Bài 37: </w:t>
            </w:r>
            <w:r w:rsidRPr="007A7E42">
              <w:rPr>
                <w:rFonts w:ascii="Palatino Linotype" w:hAnsi="Palatino Linotype" w:cstheme="majorHAnsi"/>
                <w:sz w:val="24"/>
                <w:szCs w:val="24"/>
              </w:rPr>
              <w:t xml:space="preserve">Một bạn học sinh cao 1,7m đứng cách cây </w:t>
            </w:r>
            <w:r w:rsidRPr="007A7E42">
              <w:rPr>
                <w:rFonts w:ascii="Palatino Linotype" w:hAnsi="Palatino Linotype" w:cstheme="majorHAnsi"/>
                <w:sz w:val="24"/>
                <w:szCs w:val="24"/>
                <w:lang w:val="en-US"/>
              </w:rPr>
              <w:t>bàng</w:t>
            </w:r>
            <w:r w:rsidRPr="007A7E42">
              <w:rPr>
                <w:rFonts w:ascii="Palatino Linotype" w:hAnsi="Palatino Linotype" w:cstheme="majorHAnsi"/>
                <w:sz w:val="24"/>
                <w:szCs w:val="24"/>
              </w:rPr>
              <w:t xml:space="preserve"> 30m. Biết rằng đường thẳng từ đỉnh cây hướng thẳng xuống đỉnh đầu tạo với đường thẳng từ đỉnh đầu hướng vuông góc vào thân cây một góc </w:t>
            </w:r>
            <w:r w:rsidRPr="007A7E42">
              <w:rPr>
                <w:rFonts w:asciiTheme="minorHAnsi" w:hAnsiTheme="minorHAnsi"/>
                <w:kern w:val="2"/>
                <w:position w:val="-6"/>
                <w:sz w:val="24"/>
                <w:szCs w:val="24"/>
                <w:lang w:val="en-US"/>
                <w14:ligatures w14:val="standardContextual"/>
              </w:rPr>
              <w:object w:dxaOrig="499" w:dyaOrig="300" w14:anchorId="68C74FED">
                <v:shape id="_x0000_i1034" type="#_x0000_t75" style="width:26.25pt;height:16.5pt" o:ole="">
                  <v:imagedata r:id="rId125" o:title=""/>
                </v:shape>
                <o:OLEObject Type="Embed" ProgID="Equation.DSMT4" ShapeID="_x0000_i1034" DrawAspect="Content" ObjectID="_1847052450" r:id="rId126"/>
              </w:object>
            </w:r>
            <w:r w:rsidRPr="007A7E42">
              <w:rPr>
                <w:rFonts w:ascii="Palatino Linotype" w:hAnsi="Palatino Linotype" w:cstheme="majorHAnsi"/>
                <w:sz w:val="24"/>
                <w:szCs w:val="24"/>
              </w:rPr>
              <w:t xml:space="preserve"> Hỏi cây </w:t>
            </w:r>
            <w:r w:rsidRPr="007A7E42">
              <w:rPr>
                <w:rFonts w:ascii="Palatino Linotype" w:hAnsi="Palatino Linotype" w:cstheme="majorHAnsi"/>
                <w:sz w:val="24"/>
                <w:szCs w:val="24"/>
                <w:lang w:val="en-US"/>
              </w:rPr>
              <w:t>bàng</w:t>
            </w:r>
            <w:r w:rsidRPr="007A7E42">
              <w:rPr>
                <w:rFonts w:ascii="Palatino Linotype" w:hAnsi="Palatino Linotype" w:cstheme="majorHAnsi"/>
                <w:sz w:val="24"/>
                <w:szCs w:val="24"/>
              </w:rPr>
              <w:t xml:space="preserve"> cao bao nhiêu</w:t>
            </w:r>
            <w:r w:rsidRPr="007A7E42">
              <w:rPr>
                <w:rFonts w:ascii="Palatino Linotype" w:hAnsi="Palatino Linotype" w:cstheme="majorHAnsi"/>
                <w:sz w:val="24"/>
                <w:szCs w:val="24"/>
                <w:lang w:val="en-US"/>
              </w:rPr>
              <w:t xml:space="preserve"> (làm tròn đến chữ số thập phân thứ nhất)</w:t>
            </w:r>
            <w:r w:rsidRPr="007A7E42">
              <w:rPr>
                <w:rFonts w:ascii="Palatino Linotype" w:hAnsi="Palatino Linotype" w:cstheme="majorHAnsi"/>
                <w:sz w:val="24"/>
                <w:szCs w:val="24"/>
              </w:rPr>
              <w:t>?</w:t>
            </w:r>
            <w:r w:rsidRPr="007A7E42">
              <w:rPr>
                <w:rFonts w:ascii="Palatino Linotype" w:eastAsiaTheme="minorEastAsia" w:hAnsi="Palatino Linotype" w:cstheme="majorHAnsi"/>
                <w:noProof/>
                <w:sz w:val="24"/>
                <w:szCs w:val="24"/>
              </w:rPr>
              <w:t xml:space="preserve"> </w:t>
            </w:r>
          </w:p>
          <w:p w14:paraId="3DD265F6"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4B9E6595"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eastAsiaTheme="minorEastAsia" w:hAnsi="Palatino Linotype" w:cstheme="majorHAnsi"/>
                <w:noProof/>
              </w:rPr>
              <w:drawing>
                <wp:anchor distT="0" distB="0" distL="114300" distR="114300" simplePos="0" relativeHeight="251675648" behindDoc="0" locked="0" layoutInCell="1" allowOverlap="1" wp14:anchorId="498E65C6" wp14:editId="26736717">
                  <wp:simplePos x="0" y="0"/>
                  <wp:positionH relativeFrom="margin">
                    <wp:posOffset>165312</wp:posOffset>
                  </wp:positionH>
                  <wp:positionV relativeFrom="paragraph">
                    <wp:posOffset>6773</wp:posOffset>
                  </wp:positionV>
                  <wp:extent cx="2695786" cy="1479471"/>
                  <wp:effectExtent l="0" t="0" r="0" b="6985"/>
                  <wp:wrapNone/>
                  <wp:docPr id="63" name="Picture 63" descr="C:\Users\MyPC\Desktop\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yPC\Desktop\98.jpg"/>
                          <pic:cNvPicPr>
                            <a:picLocks noChangeAspect="1" noChangeArrowheads="1"/>
                          </pic:cNvPicPr>
                        </pic:nvPicPr>
                        <pic:blipFill>
                          <a:blip r:embed="rId127" cstate="print">
                            <a:extLst>
                              <a:ext uri="{BEBA8EAE-BF5A-486C-A8C5-ECC9F3942E4B}">
                                <a14:imgProps xmlns:a14="http://schemas.microsoft.com/office/drawing/2010/main">
                                  <a14:imgLayer r:embed="rId128">
                                    <a14:imgEffect>
                                      <a14:sharpenSoften amount="1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707029" cy="148564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16943459" w14:textId="77777777" w:rsidTr="00FD49F4">
        <w:tc>
          <w:tcPr>
            <w:tcW w:w="6374" w:type="dxa"/>
          </w:tcPr>
          <w:p w14:paraId="5D0E0550" w14:textId="77777777" w:rsidR="00BD40CA" w:rsidRPr="007A7E42" w:rsidRDefault="00BD40CA" w:rsidP="00FD49F4">
            <w:pPr>
              <w:spacing w:line="276" w:lineRule="auto"/>
              <w:jc w:val="both"/>
              <w:rPr>
                <w:rFonts w:ascii="Palatino Linotype" w:hAnsi="Palatino Linotype" w:cstheme="majorHAnsi"/>
                <w:b/>
                <w:noProof/>
                <w:color w:val="000000" w:themeColor="text1"/>
                <w:sz w:val="24"/>
                <w:szCs w:val="24"/>
                <w:lang w:val="en-US"/>
              </w:rPr>
            </w:pPr>
            <w:r w:rsidRPr="007A7E42">
              <w:rPr>
                <w:rFonts w:ascii="Palatino Linotype" w:hAnsi="Palatino Linotype" w:cstheme="majorHAnsi"/>
                <w:b/>
                <w:noProof/>
                <w:color w:val="000000" w:themeColor="text1"/>
                <w:sz w:val="24"/>
                <w:szCs w:val="24"/>
                <w:lang w:val="en-US"/>
              </w:rPr>
              <w:t xml:space="preserve">Bài 38: </w:t>
            </w:r>
            <w:r w:rsidRPr="007A7E42">
              <w:rPr>
                <w:rFonts w:ascii="Palatino Linotype" w:hAnsi="Palatino Linotype" w:cstheme="majorHAnsi"/>
                <w:color w:val="000000" w:themeColor="text1"/>
                <w:sz w:val="24"/>
                <w:szCs w:val="24"/>
                <w:shd w:val="clear" w:color="auto" w:fill="FFFFFF"/>
              </w:rPr>
              <w:t xml:space="preserve">Từ một đài quan </w:t>
            </w:r>
            <w:r w:rsidRPr="007A7E42">
              <w:rPr>
                <w:rFonts w:ascii="Palatino Linotype" w:hAnsi="Palatino Linotype" w:cstheme="majorHAnsi"/>
                <w:color w:val="000000" w:themeColor="text1"/>
                <w:sz w:val="24"/>
                <w:szCs w:val="24"/>
                <w:shd w:val="clear" w:color="auto" w:fill="FFFFFF"/>
                <w:lang w:val="en-US"/>
              </w:rPr>
              <w:t xml:space="preserve">sát cao </w:t>
            </w:r>
            <w:r w:rsidRPr="007A7E42">
              <w:rPr>
                <w:rFonts w:ascii="Palatino Linotype" w:hAnsi="Palatino Linotype" w:cstheme="majorHAnsi"/>
                <w:color w:val="000000" w:themeColor="text1"/>
                <w:sz w:val="24"/>
                <w:szCs w:val="24"/>
                <w:shd w:val="clear" w:color="auto" w:fill="FFFFFF"/>
              </w:rPr>
              <w:t xml:space="preserve">350m so với mực nước biển, người ta nhìn thấy một chiếc thuyền bị nạn dưới góc </w:t>
            </w:r>
            <m:oMath>
              <m:sSup>
                <m:sSupPr>
                  <m:ctrlPr>
                    <w:rPr>
                      <w:rFonts w:ascii="Cambria Math" w:eastAsia="Times New Roman" w:hAnsi="Cambria Math" w:cstheme="majorHAnsi"/>
                      <w:i/>
                      <w:color w:val="000000" w:themeColor="text1"/>
                      <w:kern w:val="36"/>
                      <w:sz w:val="24"/>
                      <w:szCs w:val="24"/>
                      <w:lang w:val="pt-BR" w:eastAsia="vi-VN"/>
                    </w:rPr>
                  </m:ctrlPr>
                </m:sSupPr>
                <m:e>
                  <m:r>
                    <w:rPr>
                      <w:rFonts w:ascii="Cambria Math" w:eastAsia="Times New Roman" w:hAnsi="Cambria Math" w:cstheme="majorHAnsi"/>
                      <w:color w:val="000000" w:themeColor="text1"/>
                      <w:kern w:val="36"/>
                      <w:sz w:val="24"/>
                      <w:szCs w:val="24"/>
                      <w:lang w:val="pt-BR" w:eastAsia="vi-VN"/>
                    </w:rPr>
                    <m:t>20</m:t>
                  </m:r>
                </m:e>
                <m:sup>
                  <m:r>
                    <w:rPr>
                      <w:rFonts w:ascii="Cambria Math" w:eastAsia="Times New Roman" w:hAnsi="Cambria Math" w:cstheme="majorHAnsi"/>
                      <w:color w:val="000000" w:themeColor="text1"/>
                      <w:kern w:val="36"/>
                      <w:sz w:val="24"/>
                      <w:szCs w:val="24"/>
                      <w:lang w:val="pt-BR" w:eastAsia="vi-VN"/>
                    </w:rPr>
                    <m:t>0</m:t>
                  </m:r>
                </m:sup>
              </m:sSup>
            </m:oMath>
            <w:r w:rsidRPr="007A7E42">
              <w:rPr>
                <w:rFonts w:ascii="Palatino Linotype" w:hAnsi="Palatino Linotype" w:cstheme="majorHAnsi"/>
                <w:color w:val="000000" w:themeColor="text1"/>
                <w:sz w:val="24"/>
                <w:szCs w:val="24"/>
                <w:shd w:val="clear" w:color="auto" w:fill="FFFFFF"/>
              </w:rPr>
              <w:t xml:space="preserve"> so với phương ngang của mực nước biển. Muốn đến cứu con thuyền thì phải đi quãng đường dài bao nhiêu mét?</w:t>
            </w:r>
            <w:r w:rsidRPr="007A7E42">
              <w:rPr>
                <w:rFonts w:ascii="Palatino Linotype" w:hAnsi="Palatino Linotype" w:cstheme="majorHAnsi"/>
                <w:color w:val="000000" w:themeColor="text1"/>
                <w:sz w:val="24"/>
                <w:szCs w:val="24"/>
                <w:shd w:val="clear" w:color="auto" w:fill="FFFFFF"/>
                <w:lang w:val="en-US"/>
              </w:rPr>
              <w:t xml:space="preserve"> </w:t>
            </w:r>
            <w:r w:rsidRPr="007A7E42">
              <w:rPr>
                <w:rFonts w:ascii="Palatino Linotype" w:hAnsi="Palatino Linotype" w:cstheme="majorHAnsi"/>
                <w:bCs/>
                <w:color w:val="000000" w:themeColor="text1"/>
                <w:sz w:val="24"/>
                <w:szCs w:val="24"/>
              </w:rPr>
              <w:t>(làm tròn đến 1 chữ số thập phân).</w:t>
            </w:r>
            <w:r w:rsidRPr="007A7E42">
              <w:rPr>
                <w:rFonts w:ascii="Palatino Linotype" w:eastAsia="Times New Roman" w:hAnsi="Palatino Linotype" w:cstheme="majorHAnsi"/>
                <w:snapToGrid w:val="0"/>
                <w:color w:val="000000"/>
                <w:w w:val="0"/>
                <w:sz w:val="24"/>
                <w:szCs w:val="24"/>
                <w:u w:color="000000"/>
                <w:bdr w:val="none" w:sz="0" w:space="0" w:color="000000"/>
                <w:shd w:val="clear" w:color="000000" w:fill="000000"/>
                <w:lang w:val="x-none" w:eastAsia="x-none" w:bidi="x-none"/>
              </w:rPr>
              <w:t xml:space="preserve"> </w:t>
            </w:r>
          </w:p>
          <w:p w14:paraId="7DEEB589"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49B7430D"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bCs/>
                <w:noProof/>
                <w:color w:val="000000" w:themeColor="text1"/>
              </w:rPr>
              <w:drawing>
                <wp:anchor distT="0" distB="0" distL="114300" distR="114300" simplePos="0" relativeHeight="251665408" behindDoc="1" locked="0" layoutInCell="1" allowOverlap="1" wp14:anchorId="06570E21" wp14:editId="54C5BE9C">
                  <wp:simplePos x="0" y="0"/>
                  <wp:positionH relativeFrom="margin">
                    <wp:posOffset>77259</wp:posOffset>
                  </wp:positionH>
                  <wp:positionV relativeFrom="paragraph">
                    <wp:posOffset>194310</wp:posOffset>
                  </wp:positionV>
                  <wp:extent cx="2595034" cy="1343660"/>
                  <wp:effectExtent l="0" t="0" r="0" b="8890"/>
                  <wp:wrapTight wrapText="bothSides">
                    <wp:wrapPolygon edited="0">
                      <wp:start x="0" y="0"/>
                      <wp:lineTo x="0" y="21437"/>
                      <wp:lineTo x="21410" y="21437"/>
                      <wp:lineTo x="21410" y="0"/>
                      <wp:lineTo x="0" y="0"/>
                    </wp:wrapPolygon>
                  </wp:wrapTight>
                  <wp:docPr id="488" name="Picture 488" descr="C:\Users\Administrator\Desktop\2022-09-17-144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dministrator\Desktop\2022-09-17-144502.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595034" cy="13436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3050B9EB" w14:textId="77777777" w:rsidTr="00FD49F4">
        <w:tc>
          <w:tcPr>
            <w:tcW w:w="6374" w:type="dxa"/>
          </w:tcPr>
          <w:p w14:paraId="4EA90004"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t xml:space="preserve">Bài 39: </w:t>
            </w:r>
            <w:r w:rsidRPr="007A7E42">
              <w:rPr>
                <w:rFonts w:ascii="Palatino Linotype" w:hAnsi="Palatino Linotype" w:cstheme="majorHAnsi"/>
                <w:color w:val="000000" w:themeColor="text1"/>
                <w:sz w:val="24"/>
                <w:szCs w:val="24"/>
                <w:lang w:val="pt-BR"/>
              </w:rPr>
              <w:t xml:space="preserve">Một học sinh có tầm mắt cao 1,5m đứng trên sân thượng một căn nhà cao 15m nhìn thấy </w:t>
            </w:r>
            <w:r w:rsidRPr="007A7E42">
              <w:rPr>
                <w:rFonts w:ascii="Palatino Linotype" w:hAnsi="Palatino Linotype" w:cstheme="majorHAnsi"/>
                <w:color w:val="000000" w:themeColor="text1"/>
                <w:sz w:val="24"/>
                <w:szCs w:val="24"/>
                <w:lang w:val="it-IT"/>
              </w:rPr>
              <w:t xml:space="preserve">một chiếc xe đang đứng yên </w:t>
            </w:r>
            <w:r w:rsidRPr="007A7E42">
              <w:rPr>
                <w:rFonts w:ascii="Palatino Linotype" w:hAnsi="Palatino Linotype" w:cstheme="majorHAnsi"/>
                <w:color w:val="000000" w:themeColor="text1"/>
                <w:sz w:val="24"/>
                <w:szCs w:val="24"/>
                <w:lang w:val="pt-BR"/>
              </w:rPr>
              <w:t xml:space="preserve">với góc nghiêng xuống </w:t>
            </w:r>
            <m:oMath>
              <m:sSup>
                <m:sSupPr>
                  <m:ctrlPr>
                    <w:rPr>
                      <w:rFonts w:ascii="Cambria Math" w:eastAsia="Times New Roman" w:hAnsi="Cambria Math" w:cstheme="majorHAnsi"/>
                      <w:i/>
                      <w:color w:val="000000" w:themeColor="text1"/>
                      <w:kern w:val="36"/>
                      <w:sz w:val="24"/>
                      <w:szCs w:val="24"/>
                      <w:lang w:val="pt-BR" w:eastAsia="vi-VN"/>
                    </w:rPr>
                  </m:ctrlPr>
                </m:sSupPr>
                <m:e>
                  <m:r>
                    <w:rPr>
                      <w:rFonts w:ascii="Cambria Math" w:eastAsia="Times New Roman" w:hAnsi="Cambria Math" w:cstheme="majorHAnsi"/>
                      <w:color w:val="000000" w:themeColor="text1"/>
                      <w:kern w:val="36"/>
                      <w:sz w:val="24"/>
                      <w:szCs w:val="24"/>
                      <w:lang w:val="pt-BR" w:eastAsia="vi-VN"/>
                    </w:rPr>
                    <m:t>49</m:t>
                  </m:r>
                </m:e>
                <m:sup>
                  <m:r>
                    <w:rPr>
                      <w:rFonts w:ascii="Cambria Math" w:eastAsia="Times New Roman" w:hAnsi="Cambria Math" w:cstheme="majorHAnsi"/>
                      <w:color w:val="000000" w:themeColor="text1"/>
                      <w:kern w:val="36"/>
                      <w:sz w:val="24"/>
                      <w:szCs w:val="24"/>
                      <w:lang w:val="pt-BR" w:eastAsia="vi-VN"/>
                    </w:rPr>
                    <m:t>0</m:t>
                  </m:r>
                </m:sup>
              </m:sSup>
            </m:oMath>
            <w:r w:rsidRPr="007A7E42">
              <w:rPr>
                <w:rFonts w:ascii="Palatino Linotype" w:hAnsi="Palatino Linotype" w:cstheme="majorHAnsi"/>
                <w:color w:val="000000" w:themeColor="text1"/>
                <w:sz w:val="24"/>
                <w:szCs w:val="24"/>
                <w:lang w:val="pt-BR"/>
              </w:rPr>
              <w:t xml:space="preserve">. </w:t>
            </w:r>
            <w:r w:rsidRPr="007A7E42">
              <w:rPr>
                <w:rFonts w:ascii="Palatino Linotype" w:hAnsi="Palatino Linotype" w:cstheme="majorHAnsi"/>
                <w:color w:val="000000" w:themeColor="text1"/>
                <w:sz w:val="24"/>
                <w:szCs w:val="24"/>
              </w:rPr>
              <w:t xml:space="preserve">Hỏi </w:t>
            </w:r>
            <w:r w:rsidRPr="007A7E42">
              <w:rPr>
                <w:rFonts w:ascii="Palatino Linotype" w:hAnsi="Palatino Linotype" w:cstheme="majorHAnsi"/>
                <w:color w:val="000000" w:themeColor="text1"/>
                <w:sz w:val="24"/>
                <w:szCs w:val="24"/>
                <w:lang w:val="it-IT"/>
              </w:rPr>
              <w:t>chiếc xe cách</w:t>
            </w:r>
            <w:r w:rsidRPr="007A7E42">
              <w:rPr>
                <w:rFonts w:ascii="Palatino Linotype" w:hAnsi="Palatino Linotype" w:cstheme="majorHAnsi"/>
                <w:color w:val="000000" w:themeColor="text1"/>
                <w:sz w:val="24"/>
                <w:szCs w:val="24"/>
              </w:rPr>
              <w:t xml:space="preserve"> căn nhà bao nhiêu mét? </w:t>
            </w:r>
            <w:r w:rsidRPr="007A7E42">
              <w:rPr>
                <w:rFonts w:ascii="Palatino Linotype" w:hAnsi="Palatino Linotype" w:cstheme="majorHAnsi"/>
                <w:bCs/>
                <w:color w:val="000000" w:themeColor="text1"/>
                <w:sz w:val="24"/>
                <w:szCs w:val="24"/>
              </w:rPr>
              <w:t>(làm tròn đến 1 chữ số thập phân).</w:t>
            </w:r>
          </w:p>
          <w:p w14:paraId="44727072"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75509AD4"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noProof/>
              </w:rPr>
              <w:drawing>
                <wp:anchor distT="0" distB="0" distL="114300" distR="114300" simplePos="0" relativeHeight="251666432" behindDoc="1" locked="0" layoutInCell="1" allowOverlap="1" wp14:anchorId="412E5079" wp14:editId="28D1F7B8">
                  <wp:simplePos x="0" y="0"/>
                  <wp:positionH relativeFrom="margin">
                    <wp:posOffset>1593427</wp:posOffset>
                  </wp:positionH>
                  <wp:positionV relativeFrom="paragraph">
                    <wp:posOffset>423</wp:posOffset>
                  </wp:positionV>
                  <wp:extent cx="1767840" cy="1767840"/>
                  <wp:effectExtent l="0" t="0" r="3810" b="3810"/>
                  <wp:wrapTight wrapText="bothSides">
                    <wp:wrapPolygon edited="0">
                      <wp:start x="0" y="0"/>
                      <wp:lineTo x="0" y="21414"/>
                      <wp:lineTo x="21414" y="21414"/>
                      <wp:lineTo x="21414" y="0"/>
                      <wp:lineTo x="0" y="0"/>
                    </wp:wrapPolygon>
                  </wp:wrapTight>
                  <wp:docPr id="489" name="Picture 489" descr="C:\Users\Administrator\Desktop\2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dministrator\Desktop\23333.jpg"/>
                          <pic:cNvPicPr>
                            <a:picLocks noChangeAspect="1" noChangeArrowheads="1"/>
                          </pic:cNvPicPr>
                        </pic:nvPicPr>
                        <pic:blipFill>
                          <a:blip r:embed="rId130">
                            <a:extLst>
                              <a:ext uri="{BEBA8EAE-BF5A-486C-A8C5-ECC9F3942E4B}">
                                <a14:imgProps xmlns:a14="http://schemas.microsoft.com/office/drawing/2010/main">
                                  <a14:imgLayer r:embed="rId131">
                                    <a14:imgEffect>
                                      <a14:sharpenSoften amount="100000"/>
                                    </a14:imgEffect>
                                  </a14:imgLayer>
                                </a14:imgProps>
                              </a:ext>
                              <a:ext uri="{28A0092B-C50C-407E-A947-70E740481C1C}">
                                <a14:useLocalDpi xmlns:a14="http://schemas.microsoft.com/office/drawing/2010/main" val="0"/>
                              </a:ext>
                            </a:extLst>
                          </a:blip>
                          <a:srcRect/>
                          <a:stretch>
                            <a:fillRect/>
                          </a:stretch>
                        </pic:blipFill>
                        <pic:spPr bwMode="auto">
                          <a:xfrm>
                            <a:off x="0" y="0"/>
                            <a:ext cx="1767840" cy="17678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5F0E40E2" w14:textId="77777777" w:rsidTr="00FD49F4">
        <w:tc>
          <w:tcPr>
            <w:tcW w:w="6374" w:type="dxa"/>
          </w:tcPr>
          <w:p w14:paraId="23F92C70"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r w:rsidRPr="007A7E42">
              <w:rPr>
                <w:rFonts w:ascii="Palatino Linotype" w:hAnsi="Palatino Linotype" w:cstheme="majorHAnsi"/>
                <w:b/>
                <w:noProof/>
                <w:sz w:val="24"/>
                <w:szCs w:val="24"/>
                <w:lang w:val="en-US"/>
              </w:rPr>
              <w:t xml:space="preserve">Bài 40: </w:t>
            </w:r>
            <w:ins w:id="0" w:author="Khanh Nguyen" w:date="2021-06-29T11:40:00Z">
              <w:r w:rsidRPr="007A7E42">
                <w:rPr>
                  <w:rFonts w:ascii="Palatino Linotype" w:hAnsi="Palatino Linotype"/>
                  <w:rPrChange w:id="1" w:author="Khanh Nguyen" w:date="2021-06-29T15:31:00Z">
                    <w:rPr>
                      <w:rFonts w:ascii="Cambria Math" w:hAnsi="Cambria Math"/>
                    </w:rPr>
                  </w:rPrChange>
                </w:rPr>
                <w:t>Một khúc sông rộng khoảng 250m. Một chiếc đò chèo qua sông với vận tốc 8m/phút bị dòng nước mạnh đẩy xiên nên phải mất 32 phút</w:t>
              </w:r>
            </w:ins>
            <w:r w:rsidRPr="007A7E42">
              <w:rPr>
                <w:rFonts w:ascii="Palatino Linotype" w:hAnsi="Palatino Linotype"/>
                <w:sz w:val="24"/>
                <w:szCs w:val="24"/>
              </w:rPr>
              <w:t xml:space="preserve"> </w:t>
            </w:r>
            <w:ins w:id="2" w:author="Khanh Nguyen" w:date="2021-06-29T11:40:00Z">
              <w:r w:rsidRPr="007A7E42">
                <w:rPr>
                  <w:rFonts w:ascii="Palatino Linotype" w:hAnsi="Palatino Linotype"/>
                  <w:rPrChange w:id="3" w:author="Khanh Nguyen" w:date="2021-06-29T15:31:00Z">
                    <w:rPr>
                      <w:rFonts w:ascii="Cambria Math" w:hAnsi="Cambria Math"/>
                    </w:rPr>
                  </w:rPrChange>
                </w:rPr>
                <w:t xml:space="preserve">mới sang </w:t>
              </w:r>
            </w:ins>
            <w:r w:rsidRPr="007A7E42">
              <w:rPr>
                <w:rFonts w:ascii="Palatino Linotype" w:hAnsi="Palatino Linotype"/>
                <w:sz w:val="24"/>
                <w:szCs w:val="24"/>
              </w:rPr>
              <w:t>đ</w:t>
            </w:r>
            <w:ins w:id="4" w:author="Khanh Nguyen" w:date="2021-06-29T11:40:00Z">
              <w:r w:rsidRPr="007A7E42">
                <w:rPr>
                  <w:rFonts w:ascii="Palatino Linotype" w:hAnsi="Palatino Linotype"/>
                  <w:rPrChange w:id="5" w:author="Khanh Nguyen" w:date="2021-06-29T15:31:00Z">
                    <w:rPr>
                      <w:rFonts w:ascii="Cambria Math" w:hAnsi="Cambria Math"/>
                    </w:rPr>
                  </w:rPrChange>
                </w:rPr>
                <w:t xml:space="preserve">ược bờ  bên  kia. Hỏi dòng  nước đã đẩy chiếc đò lệch đi một góc bao nhiêu độ? </w:t>
              </w:r>
            </w:ins>
          </w:p>
        </w:tc>
        <w:tc>
          <w:tcPr>
            <w:tcW w:w="4394" w:type="dxa"/>
          </w:tcPr>
          <w:p w14:paraId="292A83C7" w14:textId="77777777" w:rsidR="00BD40CA" w:rsidRPr="007A7E42" w:rsidRDefault="00BD40CA" w:rsidP="00FD49F4">
            <w:pPr>
              <w:spacing w:line="276" w:lineRule="auto"/>
              <w:ind w:right="457"/>
              <w:rPr>
                <w:rFonts w:ascii="Palatino Linotype" w:hAnsi="Palatino Linotype" w:cstheme="majorHAnsi"/>
                <w:noProof/>
                <w:sz w:val="24"/>
                <w:szCs w:val="24"/>
                <w:lang w:val="en-US"/>
              </w:rPr>
            </w:pPr>
            <w:ins w:id="6" w:author="Khanh Nguyen" w:date="2021-06-29T11:40:00Z">
              <w:r w:rsidRPr="007A7E42">
                <w:rPr>
                  <w:rFonts w:ascii="Palatino Linotype" w:hAnsi="Palatino Linotype"/>
                  <w:noProof/>
                  <w:rPrChange w:id="7" w:author="Khanh Nguyen" w:date="2021-06-29T15:31:00Z">
                    <w:rPr>
                      <w:rFonts w:ascii="Cambria Math" w:hAnsi="Cambria Math"/>
                      <w:noProof/>
                    </w:rPr>
                  </w:rPrChange>
                </w:rPr>
                <w:drawing>
                  <wp:anchor distT="0" distB="0" distL="114300" distR="114300" simplePos="0" relativeHeight="251676672" behindDoc="0" locked="0" layoutInCell="1" allowOverlap="1" wp14:anchorId="1A190571" wp14:editId="4CF29159">
                    <wp:simplePos x="0" y="0"/>
                    <wp:positionH relativeFrom="column">
                      <wp:posOffset>1812925</wp:posOffset>
                    </wp:positionH>
                    <wp:positionV relativeFrom="paragraph">
                      <wp:posOffset>0</wp:posOffset>
                    </wp:positionV>
                    <wp:extent cx="1081405" cy="1476375"/>
                    <wp:effectExtent l="0" t="0" r="4445" b="0"/>
                    <wp:wrapSquare wrapText="bothSides"/>
                    <wp:docPr id="31" name="Picture 3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triangle&#10;&#10;Description automatically generated"/>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081405" cy="1476375"/>
                            </a:xfrm>
                            <a:prstGeom prst="rect">
                              <a:avLst/>
                            </a:prstGeom>
                          </pic:spPr>
                        </pic:pic>
                      </a:graphicData>
                    </a:graphic>
                  </wp:anchor>
                </w:drawing>
              </w:r>
            </w:ins>
          </w:p>
        </w:tc>
      </w:tr>
      <w:tr w:rsidR="00BD40CA" w:rsidRPr="007A7E42" w14:paraId="5FFBB52E" w14:textId="77777777" w:rsidTr="00FD49F4">
        <w:tc>
          <w:tcPr>
            <w:tcW w:w="6374" w:type="dxa"/>
          </w:tcPr>
          <w:p w14:paraId="40DC04E7"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r w:rsidRPr="007A7E42">
              <w:rPr>
                <w:rFonts w:ascii="Palatino Linotype" w:hAnsi="Palatino Linotype" w:cstheme="majorHAnsi"/>
                <w:b/>
                <w:noProof/>
                <w:sz w:val="24"/>
                <w:szCs w:val="24"/>
                <w:lang w:val="en-US"/>
              </w:rPr>
              <w:t xml:space="preserve">Bài 41: </w:t>
            </w:r>
            <w:ins w:id="8" w:author="Khanh Nguyen" w:date="2021-06-29T11:40:00Z">
              <w:r w:rsidRPr="007A7E42">
                <w:rPr>
                  <w:rFonts w:ascii="Palatino Linotype" w:hAnsi="Palatino Linotype"/>
                  <w:rPrChange w:id="9" w:author="Khanh Nguyen" w:date="2021-06-29T15:31:00Z">
                    <w:rPr>
                      <w:rFonts w:ascii="Cambria Math" w:hAnsi="Cambria Math"/>
                    </w:rPr>
                  </w:rPrChange>
                </w:rPr>
                <w:t>Một con thuyền với vận tốc 2 km/h vượt qua một khúc sông nước chảy mạnh mất  5  phút. Biết rằng đường đi của con thuyền với bờ một góc 70°. Em hãy tính chiều rộng của khúc sông (làm tròn đến mét)</w:t>
              </w:r>
              <w:r w:rsidRPr="007A7E42">
                <w:rPr>
                  <w:rFonts w:ascii="Palatino Linotype" w:hAnsi="Palatino Linotype"/>
                  <w:noProof/>
                  <w:rPrChange w:id="10" w:author="Khanh Nguyen" w:date="2021-06-29T15:31:00Z">
                    <w:rPr>
                      <w:rFonts w:ascii="Cambria Math" w:hAnsi="Cambria Math"/>
                      <w:noProof/>
                    </w:rPr>
                  </w:rPrChange>
                </w:rPr>
                <w:t xml:space="preserve"> </w:t>
              </w:r>
            </w:ins>
          </w:p>
        </w:tc>
        <w:tc>
          <w:tcPr>
            <w:tcW w:w="4394" w:type="dxa"/>
          </w:tcPr>
          <w:p w14:paraId="53B4F3D9" w14:textId="77777777" w:rsidR="00BD40CA" w:rsidRPr="007A7E42" w:rsidRDefault="00BD40CA" w:rsidP="00FD49F4">
            <w:pPr>
              <w:spacing w:line="276" w:lineRule="auto"/>
              <w:ind w:right="457"/>
              <w:rPr>
                <w:rFonts w:ascii="Palatino Linotype" w:hAnsi="Palatino Linotype" w:cstheme="majorHAnsi"/>
                <w:noProof/>
                <w:sz w:val="24"/>
                <w:szCs w:val="24"/>
                <w:lang w:val="en-US"/>
              </w:rPr>
            </w:pPr>
            <w:ins w:id="11" w:author="Khanh Nguyen" w:date="2021-06-29T11:40:00Z">
              <w:r w:rsidRPr="007A7E42">
                <w:rPr>
                  <w:rFonts w:ascii="Palatino Linotype" w:hAnsi="Palatino Linotype"/>
                  <w:noProof/>
                  <w:rPrChange w:id="12" w:author="Khanh Nguyen" w:date="2021-06-29T15:31:00Z">
                    <w:rPr>
                      <w:rFonts w:ascii="Cambria Math" w:hAnsi="Cambria Math"/>
                      <w:noProof/>
                    </w:rPr>
                  </w:rPrChange>
                </w:rPr>
                <w:drawing>
                  <wp:anchor distT="0" distB="0" distL="114300" distR="114300" simplePos="0" relativeHeight="251677696" behindDoc="0" locked="0" layoutInCell="1" allowOverlap="1" wp14:anchorId="10BEE03F" wp14:editId="05AD8D5C">
                    <wp:simplePos x="0" y="0"/>
                    <wp:positionH relativeFrom="column">
                      <wp:posOffset>1203325</wp:posOffset>
                    </wp:positionH>
                    <wp:positionV relativeFrom="paragraph">
                      <wp:posOffset>0</wp:posOffset>
                    </wp:positionV>
                    <wp:extent cx="1695450" cy="1369060"/>
                    <wp:effectExtent l="0" t="0" r="0" b="2540"/>
                    <wp:wrapSquare wrapText="bothSides"/>
                    <wp:docPr id="34" name="Picture 34"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triangle&#10;&#10;Description automatically generated"/>
                            <pic:cNvPicPr/>
                          </pic:nvPicPr>
                          <pic:blipFill rotWithShape="1">
                            <a:blip r:embed="rId133" cstate="print">
                              <a:extLst>
                                <a:ext uri="{28A0092B-C50C-407E-A947-70E740481C1C}">
                                  <a14:useLocalDpi xmlns:a14="http://schemas.microsoft.com/office/drawing/2010/main" val="0"/>
                                </a:ext>
                              </a:extLst>
                            </a:blip>
                            <a:srcRect b="7587"/>
                            <a:stretch/>
                          </pic:blipFill>
                          <pic:spPr bwMode="auto">
                            <a:xfrm>
                              <a:off x="0" y="0"/>
                              <a:ext cx="1695450" cy="1369060"/>
                            </a:xfrm>
                            <a:prstGeom prst="rect">
                              <a:avLst/>
                            </a:prstGeom>
                            <a:ln>
                              <a:noFill/>
                            </a:ln>
                            <a:extLst>
                              <a:ext uri="{53640926-AAD7-44D8-BBD7-CCE9431645EC}">
                                <a14:shadowObscured xmlns:a14="http://schemas.microsoft.com/office/drawing/2010/main"/>
                              </a:ext>
                            </a:extLst>
                          </pic:spPr>
                        </pic:pic>
                      </a:graphicData>
                    </a:graphic>
                  </wp:anchor>
                </w:drawing>
              </w:r>
            </w:ins>
          </w:p>
        </w:tc>
      </w:tr>
      <w:tr w:rsidR="00BD40CA" w:rsidRPr="007A7E42" w14:paraId="16FEB1EF" w14:textId="77777777" w:rsidTr="00FD49F4">
        <w:tc>
          <w:tcPr>
            <w:tcW w:w="6374" w:type="dxa"/>
          </w:tcPr>
          <w:p w14:paraId="56628E62"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r w:rsidRPr="007A7E42">
              <w:rPr>
                <w:rFonts w:ascii="Palatino Linotype" w:hAnsi="Palatino Linotype" w:cstheme="majorHAnsi"/>
                <w:b/>
                <w:noProof/>
                <w:sz w:val="24"/>
                <w:szCs w:val="24"/>
                <w:lang w:val="en-US"/>
              </w:rPr>
              <w:lastRenderedPageBreak/>
              <w:t xml:space="preserve">Bài 42: </w:t>
            </w:r>
            <w:ins w:id="13" w:author="Khanh Nguyen" w:date="2021-06-29T11:40:00Z">
              <w:r w:rsidRPr="007A7E42">
                <w:rPr>
                  <w:rFonts w:ascii="Palatino Linotype" w:hAnsi="Palatino Linotype"/>
                  <w:rPrChange w:id="14" w:author="Khanh Nguyen" w:date="2021-06-29T15:31:00Z">
                    <w:rPr>
                      <w:rFonts w:ascii="Cambria Math" w:hAnsi="Cambria Math"/>
                    </w:rPr>
                  </w:rPrChange>
                </w:rPr>
                <w:t>Một chiếc máy bay lên cao cách mặt đất 10km trong khoảng thời gian 2,4 phút. Tính vận tốc của máy bay, biết rằng đường bay lên của máy bay nhân tạo với phương nằm ngang một góc 30 phút.</w:t>
              </w:r>
            </w:ins>
          </w:p>
        </w:tc>
        <w:tc>
          <w:tcPr>
            <w:tcW w:w="4394" w:type="dxa"/>
          </w:tcPr>
          <w:p w14:paraId="1DFD3C4A" w14:textId="77777777" w:rsidR="00BD40CA" w:rsidRPr="007A7E42" w:rsidRDefault="00BD40CA" w:rsidP="00FD49F4">
            <w:pPr>
              <w:spacing w:line="276" w:lineRule="auto"/>
              <w:ind w:right="457"/>
              <w:rPr>
                <w:rFonts w:ascii="Palatino Linotype" w:hAnsi="Palatino Linotype" w:cstheme="majorHAnsi"/>
                <w:noProof/>
                <w:sz w:val="24"/>
                <w:szCs w:val="24"/>
                <w:lang w:val="en-US"/>
              </w:rPr>
            </w:pPr>
            <w:ins w:id="15" w:author="Khanh Nguyen" w:date="2021-06-29T11:40:00Z">
              <w:r w:rsidRPr="007A7E42">
                <w:rPr>
                  <w:rFonts w:ascii="Palatino Linotype" w:hAnsi="Palatino Linotype"/>
                  <w:noProof/>
                  <w:rPrChange w:id="16" w:author="Khanh Nguyen" w:date="2021-06-29T15:31:00Z">
                    <w:rPr>
                      <w:rFonts w:ascii="Cambria Math" w:hAnsi="Cambria Math"/>
                      <w:noProof/>
                    </w:rPr>
                  </w:rPrChange>
                </w:rPr>
                <w:drawing>
                  <wp:anchor distT="0" distB="0" distL="114300" distR="114300" simplePos="0" relativeHeight="251678720" behindDoc="0" locked="0" layoutInCell="1" allowOverlap="1" wp14:anchorId="6E14A5EF" wp14:editId="292EC5C6">
                    <wp:simplePos x="0" y="0"/>
                    <wp:positionH relativeFrom="column">
                      <wp:posOffset>822325</wp:posOffset>
                    </wp:positionH>
                    <wp:positionV relativeFrom="paragraph">
                      <wp:posOffset>8255</wp:posOffset>
                    </wp:positionV>
                    <wp:extent cx="2070157" cy="814387"/>
                    <wp:effectExtent l="0" t="0" r="6350" b="5080"/>
                    <wp:wrapSquare wrapText="bothSides"/>
                    <wp:docPr id="35" name="Picture 35" descr="A green triangle with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een triangle with a point&#10;&#10;Description automatically generated"/>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070157" cy="814387"/>
                            </a:xfrm>
                            <a:prstGeom prst="rect">
                              <a:avLst/>
                            </a:prstGeom>
                          </pic:spPr>
                        </pic:pic>
                      </a:graphicData>
                    </a:graphic>
                  </wp:anchor>
                </w:drawing>
              </w:r>
            </w:ins>
          </w:p>
        </w:tc>
      </w:tr>
      <w:tr w:rsidR="00BD40CA" w:rsidRPr="007A7E42" w14:paraId="7561AB98" w14:textId="77777777" w:rsidTr="00FD49F4">
        <w:tc>
          <w:tcPr>
            <w:tcW w:w="6374" w:type="dxa"/>
          </w:tcPr>
          <w:p w14:paraId="43FCE980"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r w:rsidRPr="007A7E42">
              <w:rPr>
                <w:rFonts w:ascii="Palatino Linotype" w:hAnsi="Palatino Linotype" w:cstheme="majorHAnsi"/>
                <w:b/>
                <w:noProof/>
                <w:sz w:val="24"/>
                <w:szCs w:val="24"/>
                <w:lang w:val="en-US"/>
              </w:rPr>
              <w:t xml:space="preserve">Bài 43: </w:t>
            </w:r>
            <w:r w:rsidRPr="007A7E42">
              <w:rPr>
                <w:rFonts w:ascii="Palatino Linotype" w:hAnsi="Palatino Linotype" w:cstheme="majorHAnsi"/>
                <w:color w:val="000000"/>
                <w:sz w:val="24"/>
                <w:szCs w:val="24"/>
                <w:shd w:val="clear" w:color="auto" w:fill="FFFFFF"/>
              </w:rPr>
              <w:t>Một người đứng trên đỉnh tháp cao 325m nhìn thấy hai điểm A và B với hai góc hạ lần lượt là</w:t>
            </w:r>
            <w:r w:rsidRPr="007A7E42">
              <w:rPr>
                <w:rFonts w:ascii="Palatino Linotype" w:hAnsi="Palatino Linotype" w:cstheme="majorHAnsi"/>
                <w:color w:val="000000"/>
                <w:sz w:val="24"/>
                <w:szCs w:val="24"/>
                <w:shd w:val="clear" w:color="auto" w:fill="FFFFFF"/>
                <w:lang w:val="en-US"/>
              </w:rPr>
              <w:t xml:space="preserve"> </w:t>
            </w:r>
            <m:oMath>
              <m:acc>
                <m:accPr>
                  <m:ctrlPr>
                    <w:rPr>
                      <w:rFonts w:ascii="Cambria Math" w:hAnsi="Cambria Math" w:cstheme="majorHAnsi"/>
                      <w:sz w:val="24"/>
                      <w:szCs w:val="24"/>
                    </w:rPr>
                  </m:ctrlPr>
                </m:accPr>
                <m:e>
                  <m:r>
                    <m:rPr>
                      <m:sty m:val="p"/>
                    </m:rPr>
                    <w:rPr>
                      <w:rFonts w:ascii="Cambria Math" w:hAnsi="Cambria Math" w:cstheme="majorHAnsi"/>
                      <w:sz w:val="24"/>
                      <w:szCs w:val="24"/>
                    </w:rPr>
                    <m:t>xDA</m:t>
                  </m:r>
                </m:e>
              </m:acc>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35</m:t>
                  </m:r>
                </m:e>
                <m:sup>
                  <m:r>
                    <w:rPr>
                      <w:rFonts w:ascii="Cambria Math" w:hAnsi="Cambria Math" w:cstheme="majorHAnsi"/>
                      <w:sz w:val="24"/>
                      <w:szCs w:val="24"/>
                    </w:rPr>
                    <m:t>0</m:t>
                  </m:r>
                </m:sup>
              </m:sSup>
            </m:oMath>
            <w:r w:rsidRPr="007A7E42">
              <w:rPr>
                <w:rFonts w:ascii="Palatino Linotype" w:hAnsi="Palatino Linotype" w:cstheme="majorHAnsi"/>
                <w:sz w:val="24"/>
                <w:szCs w:val="24"/>
              </w:rPr>
              <w:t xml:space="preserve"> và </w:t>
            </w:r>
            <m:oMath>
              <m:acc>
                <m:accPr>
                  <m:ctrlPr>
                    <w:rPr>
                      <w:rFonts w:ascii="Cambria Math" w:hAnsi="Cambria Math" w:cstheme="majorHAnsi"/>
                      <w:sz w:val="24"/>
                      <w:szCs w:val="24"/>
                    </w:rPr>
                  </m:ctrlPr>
                </m:accPr>
                <m:e>
                  <m:r>
                    <m:rPr>
                      <m:sty m:val="p"/>
                    </m:rPr>
                    <w:rPr>
                      <w:rFonts w:ascii="Cambria Math" w:hAnsi="Cambria Math" w:cstheme="majorHAnsi"/>
                      <w:sz w:val="24"/>
                      <w:szCs w:val="24"/>
                    </w:rPr>
                    <m:t>xDB</m:t>
                  </m:r>
                </m:e>
              </m:acc>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65</m:t>
                  </m:r>
                </m:e>
                <m:sup>
                  <m:r>
                    <w:rPr>
                      <w:rFonts w:ascii="Cambria Math" w:hAnsi="Cambria Math" w:cstheme="majorHAnsi"/>
                      <w:sz w:val="24"/>
                      <w:szCs w:val="24"/>
                    </w:rPr>
                    <m:t>0</m:t>
                  </m:r>
                </m:sup>
              </m:sSup>
            </m:oMath>
            <w:r w:rsidRPr="007A7E42">
              <w:rPr>
                <w:rFonts w:ascii="Palatino Linotype" w:eastAsiaTheme="minorEastAsia" w:hAnsi="Palatino Linotype" w:cstheme="majorHAnsi"/>
                <w:sz w:val="24"/>
                <w:szCs w:val="24"/>
                <w:lang w:val="en-US"/>
              </w:rPr>
              <w:t>. Tính khoảng cách AB (làm tròn đến 1 chữ số thập phân).</w:t>
            </w:r>
          </w:p>
          <w:p w14:paraId="5896BEDF" w14:textId="77777777" w:rsidR="00BD40CA" w:rsidRPr="007A7E42" w:rsidRDefault="00BD40CA" w:rsidP="00FD49F4">
            <w:pPr>
              <w:tabs>
                <w:tab w:val="left" w:pos="5358"/>
              </w:tabs>
              <w:spacing w:line="276" w:lineRule="auto"/>
              <w:jc w:val="both"/>
              <w:rPr>
                <w:rFonts w:ascii="Palatino Linotype" w:hAnsi="Palatino Linotype" w:cstheme="majorHAnsi"/>
                <w:b/>
                <w:noProof/>
                <w:sz w:val="24"/>
                <w:szCs w:val="24"/>
                <w:lang w:val="en-US"/>
              </w:rPr>
            </w:pPr>
          </w:p>
        </w:tc>
        <w:tc>
          <w:tcPr>
            <w:tcW w:w="4394" w:type="dxa"/>
          </w:tcPr>
          <w:p w14:paraId="2A255604" w14:textId="77777777" w:rsidR="00BD40CA" w:rsidRPr="007A7E42" w:rsidRDefault="00BD40CA" w:rsidP="00FD49F4">
            <w:pPr>
              <w:spacing w:line="276" w:lineRule="auto"/>
              <w:ind w:right="457"/>
              <w:rPr>
                <w:rFonts w:ascii="Palatino Linotype" w:hAnsi="Palatino Linotype" w:cstheme="majorHAnsi"/>
                <w:noProof/>
                <w:sz w:val="24"/>
                <w:szCs w:val="24"/>
                <w:lang w:val="en-US"/>
              </w:rPr>
            </w:pPr>
            <w:r w:rsidRPr="007A7E42">
              <w:rPr>
                <w:rFonts w:ascii="Palatino Linotype" w:hAnsi="Palatino Linotype" w:cstheme="majorHAnsi"/>
                <w:b/>
                <w:noProof/>
              </w:rPr>
              <w:drawing>
                <wp:anchor distT="0" distB="0" distL="114300" distR="114300" simplePos="0" relativeHeight="251669504" behindDoc="1" locked="0" layoutInCell="1" allowOverlap="1" wp14:anchorId="026611D4" wp14:editId="20C69DC7">
                  <wp:simplePos x="0" y="0"/>
                  <wp:positionH relativeFrom="margin">
                    <wp:posOffset>138343</wp:posOffset>
                  </wp:positionH>
                  <wp:positionV relativeFrom="paragraph">
                    <wp:posOffset>-7044</wp:posOffset>
                  </wp:positionV>
                  <wp:extent cx="2574118" cy="1337094"/>
                  <wp:effectExtent l="0" t="0" r="0" b="0"/>
                  <wp:wrapNone/>
                  <wp:docPr id="492" name="Picture 492" descr="C:\Users\Administrator\Desktop\bai-7-lt-chu-de-4-c1-hinh-h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istrator\Desktop\bai-7-lt-chu-de-4-c1-hinh-hoc.jp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580379" cy="134034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7F181DAA" w14:textId="77777777" w:rsidTr="00FD49F4">
        <w:trPr>
          <w:trHeight w:val="2735"/>
        </w:trPr>
        <w:tc>
          <w:tcPr>
            <w:tcW w:w="6374" w:type="dxa"/>
          </w:tcPr>
          <w:p w14:paraId="3F00E5BF" w14:textId="77777777" w:rsidR="00BD40CA" w:rsidRPr="007A7E42" w:rsidRDefault="00BD40CA" w:rsidP="00FD49F4">
            <w:pPr>
              <w:pStyle w:val="ListParagraph"/>
              <w:spacing w:line="276" w:lineRule="auto"/>
              <w:ind w:left="0"/>
              <w:jc w:val="both"/>
              <w:rPr>
                <w:rFonts w:ascii="Palatino Linotype" w:eastAsiaTheme="minorEastAsia" w:hAnsi="Palatino Linotype" w:cstheme="majorHAnsi"/>
                <w:b/>
                <w:noProof/>
                <w:sz w:val="24"/>
                <w:szCs w:val="24"/>
                <w:lang w:val="en-US"/>
              </w:rPr>
            </w:pPr>
          </w:p>
          <w:p w14:paraId="207AB039" w14:textId="77777777" w:rsidR="00BD40CA" w:rsidRPr="007A7E42" w:rsidRDefault="00BD40CA" w:rsidP="00FD49F4">
            <w:pPr>
              <w:pStyle w:val="ListParagraph"/>
              <w:spacing w:line="276" w:lineRule="auto"/>
              <w:ind w:left="0"/>
              <w:jc w:val="both"/>
              <w:rPr>
                <w:rFonts w:ascii="Palatino Linotype" w:eastAsia="Times New Roman" w:hAnsi="Palatino Linotype" w:cstheme="majorHAnsi"/>
                <w:bCs/>
                <w:color w:val="000000"/>
                <w:sz w:val="24"/>
                <w:szCs w:val="24"/>
                <w:lang w:val="pt-BR" w:eastAsia="vi-VN"/>
              </w:rPr>
            </w:pPr>
            <w:r w:rsidRPr="007A7E42">
              <w:rPr>
                <w:rFonts w:ascii="Palatino Linotype" w:eastAsiaTheme="minorEastAsia" w:hAnsi="Palatino Linotype" w:cstheme="majorHAnsi"/>
                <w:b/>
                <w:noProof/>
                <w:sz w:val="24"/>
                <w:szCs w:val="24"/>
                <w:lang w:val="en-US"/>
              </w:rPr>
              <w:t xml:space="preserve">Bài 44: </w:t>
            </w:r>
            <w:r w:rsidRPr="007A7E42">
              <w:rPr>
                <w:rFonts w:ascii="Palatino Linotype" w:eastAsia="Times New Roman" w:hAnsi="Palatino Linotype" w:cstheme="majorHAnsi"/>
                <w:bCs/>
                <w:color w:val="000000"/>
                <w:sz w:val="24"/>
                <w:szCs w:val="24"/>
                <w:lang w:val="pt-BR" w:eastAsia="vi-VN"/>
              </w:rPr>
              <w:t xml:space="preserve">Tính chiều cao một ngọn núi </w:t>
            </w:r>
            <w:r w:rsidRPr="007A7E42">
              <w:rPr>
                <w:rFonts w:ascii="Palatino Linotype" w:eastAsiaTheme="minorEastAsia" w:hAnsi="Palatino Linotype" w:cstheme="majorHAnsi"/>
                <w:noProof/>
                <w:sz w:val="24"/>
                <w:szCs w:val="24"/>
                <w:lang w:val="en-US"/>
              </w:rPr>
              <w:t>(làm tròn đến 1 chữ số thập phân)</w:t>
            </w:r>
            <w:r w:rsidRPr="007A7E42">
              <w:rPr>
                <w:rFonts w:ascii="Palatino Linotype" w:eastAsia="Times New Roman" w:hAnsi="Palatino Linotype" w:cstheme="majorHAnsi"/>
                <w:bCs/>
                <w:color w:val="000000"/>
                <w:sz w:val="24"/>
                <w:szCs w:val="24"/>
                <w:lang w:val="pt-BR" w:eastAsia="vi-VN"/>
              </w:rPr>
              <w:t>, cho biết tại hai điểm C và D cách nhau 500m, người ta nhìn thấy đỉnh núi với góc nâng lần lượt là 34</w:t>
            </w:r>
            <w:r w:rsidRPr="007A7E42">
              <w:rPr>
                <w:rFonts w:ascii="Palatino Linotype" w:eastAsia="Times New Roman" w:hAnsi="Palatino Linotype" w:cstheme="majorHAnsi"/>
                <w:bCs/>
                <w:color w:val="000000"/>
                <w:sz w:val="24"/>
                <w:szCs w:val="24"/>
                <w:vertAlign w:val="superscript"/>
                <w:lang w:val="pt-BR" w:eastAsia="vi-VN"/>
              </w:rPr>
              <w:t>0</w:t>
            </w:r>
            <w:r w:rsidRPr="007A7E42">
              <w:rPr>
                <w:rFonts w:ascii="Palatino Linotype" w:eastAsia="Times New Roman" w:hAnsi="Palatino Linotype" w:cstheme="majorHAnsi"/>
                <w:bCs/>
                <w:color w:val="000000"/>
                <w:sz w:val="24"/>
                <w:szCs w:val="24"/>
                <w:lang w:val="pt-BR" w:eastAsia="vi-VN"/>
              </w:rPr>
              <w:t xml:space="preserve"> và 38</w:t>
            </w:r>
            <w:r w:rsidRPr="007A7E42">
              <w:rPr>
                <w:rFonts w:ascii="Palatino Linotype" w:eastAsia="Times New Roman" w:hAnsi="Palatino Linotype" w:cstheme="majorHAnsi"/>
                <w:bCs/>
                <w:color w:val="000000"/>
                <w:sz w:val="24"/>
                <w:szCs w:val="24"/>
                <w:vertAlign w:val="superscript"/>
                <w:lang w:val="pt-BR" w:eastAsia="vi-VN"/>
              </w:rPr>
              <w:t>0</w:t>
            </w:r>
            <w:r w:rsidRPr="007A7E42">
              <w:rPr>
                <w:rFonts w:ascii="Palatino Linotype" w:eastAsia="Times New Roman" w:hAnsi="Palatino Linotype" w:cstheme="majorHAnsi"/>
                <w:bCs/>
                <w:color w:val="000000"/>
                <w:sz w:val="24"/>
                <w:szCs w:val="24"/>
                <w:lang w:val="pt-BR" w:eastAsia="vi-VN"/>
              </w:rPr>
              <w:t>.</w:t>
            </w:r>
          </w:p>
        </w:tc>
        <w:tc>
          <w:tcPr>
            <w:tcW w:w="4394" w:type="dxa"/>
          </w:tcPr>
          <w:p w14:paraId="1DC73A66"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eastAsia="Times New Roman" w:hAnsi="Palatino Linotype" w:cstheme="majorHAnsi"/>
                <w:bCs/>
                <w:noProof/>
                <w:color w:val="000000"/>
              </w:rPr>
              <w:drawing>
                <wp:anchor distT="0" distB="0" distL="114300" distR="114300" simplePos="0" relativeHeight="251679744" behindDoc="1" locked="0" layoutInCell="1" allowOverlap="1" wp14:anchorId="7E9F91C4" wp14:editId="4AA7FF11">
                  <wp:simplePos x="0" y="0"/>
                  <wp:positionH relativeFrom="margin">
                    <wp:posOffset>-1546</wp:posOffset>
                  </wp:positionH>
                  <wp:positionV relativeFrom="paragraph">
                    <wp:posOffset>288</wp:posOffset>
                  </wp:positionV>
                  <wp:extent cx="2501265" cy="1535430"/>
                  <wp:effectExtent l="0" t="0" r="0" b="7620"/>
                  <wp:wrapSquare wrapText="bothSides"/>
                  <wp:docPr id="961" name="Picture 961" descr="C:\Users\Administrator\Desktop\2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Users\Administrator\Desktop\2333.pn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501265" cy="15354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114F0D38" w14:textId="77777777" w:rsidTr="00FD49F4">
        <w:trPr>
          <w:trHeight w:val="2600"/>
        </w:trPr>
        <w:tc>
          <w:tcPr>
            <w:tcW w:w="6374" w:type="dxa"/>
          </w:tcPr>
          <w:p w14:paraId="5B36EEF4" w14:textId="77777777" w:rsidR="00BD40CA" w:rsidRPr="007A7E42" w:rsidRDefault="00BD40CA" w:rsidP="00FD49F4">
            <w:pPr>
              <w:spacing w:line="276" w:lineRule="auto"/>
              <w:jc w:val="both"/>
              <w:rPr>
                <w:rFonts w:ascii="Palatino Linotype" w:hAnsi="Palatino Linotype" w:cstheme="majorHAnsi"/>
                <w:b/>
                <w:noProof/>
                <w:color w:val="000000" w:themeColor="text1"/>
                <w:sz w:val="24"/>
                <w:szCs w:val="24"/>
                <w:lang w:val="en-US"/>
              </w:rPr>
            </w:pPr>
            <w:r w:rsidRPr="007A7E42">
              <w:rPr>
                <w:rFonts w:ascii="Palatino Linotype" w:hAnsi="Palatino Linotype" w:cstheme="majorHAnsi"/>
                <w:b/>
                <w:noProof/>
                <w:color w:val="000000" w:themeColor="text1"/>
                <w:sz w:val="24"/>
                <w:szCs w:val="24"/>
                <w:lang w:val="en-US"/>
              </w:rPr>
              <w:t xml:space="preserve">Bài 45: </w:t>
            </w:r>
            <w:r w:rsidRPr="007A7E42">
              <w:rPr>
                <w:rFonts w:ascii="Palatino Linotype" w:hAnsi="Palatino Linotype" w:cstheme="majorHAnsi"/>
                <w:sz w:val="24"/>
                <w:szCs w:val="24"/>
                <w:lang w:val="it-IT"/>
              </w:rPr>
              <w:t>Từ đỉnh một ngọn tháp, bạn An dùng kính viễn vọng và thấy được 2 vị trí P và Q cách nhau 300m với góc đo lần lượt là 35</w:t>
            </w:r>
            <w:r w:rsidRPr="007A7E42">
              <w:rPr>
                <w:rFonts w:ascii="Palatino Linotype" w:hAnsi="Palatino Linotype" w:cstheme="majorHAnsi"/>
                <w:sz w:val="24"/>
                <w:szCs w:val="24"/>
                <w:vertAlign w:val="superscript"/>
                <w:lang w:val="it-IT"/>
              </w:rPr>
              <w:t>0</w:t>
            </w:r>
            <w:r w:rsidRPr="007A7E42">
              <w:rPr>
                <w:rFonts w:ascii="Palatino Linotype" w:hAnsi="Palatino Linotype" w:cstheme="majorHAnsi"/>
                <w:sz w:val="24"/>
                <w:szCs w:val="24"/>
                <w:lang w:val="it-IT"/>
              </w:rPr>
              <w:t xml:space="preserve"> và 48</w:t>
            </w:r>
            <w:r w:rsidRPr="007A7E42">
              <w:rPr>
                <w:rFonts w:ascii="Palatino Linotype" w:hAnsi="Palatino Linotype" w:cstheme="majorHAnsi"/>
                <w:sz w:val="24"/>
                <w:szCs w:val="24"/>
                <w:vertAlign w:val="superscript"/>
                <w:lang w:val="it-IT"/>
              </w:rPr>
              <w:t>0</w:t>
            </w:r>
            <w:r w:rsidRPr="007A7E42">
              <w:rPr>
                <w:rFonts w:ascii="Palatino Linotype" w:hAnsi="Palatino Linotype" w:cstheme="majorHAnsi"/>
                <w:sz w:val="24"/>
                <w:szCs w:val="24"/>
                <w:lang w:val="it-IT"/>
              </w:rPr>
              <w:t xml:space="preserve"> theo phương ngang. Hỏi ngọn tháp đó cao bao nhiêu?</w:t>
            </w:r>
            <w:r w:rsidRPr="007A7E42">
              <w:rPr>
                <w:rFonts w:ascii="Palatino Linotype" w:eastAsia="Times New Roman" w:hAnsi="Palatino Linotype" w:cstheme="majorHAnsi"/>
                <w:bCs/>
                <w:color w:val="000000"/>
                <w:sz w:val="24"/>
                <w:szCs w:val="24"/>
                <w:lang w:val="pt-BR" w:eastAsia="vi-VN"/>
              </w:rPr>
              <w:t xml:space="preserve"> </w:t>
            </w:r>
            <w:r w:rsidRPr="007A7E42">
              <w:rPr>
                <w:rFonts w:ascii="Palatino Linotype" w:eastAsiaTheme="minorEastAsia" w:hAnsi="Palatino Linotype" w:cstheme="majorHAnsi"/>
                <w:noProof/>
                <w:sz w:val="24"/>
                <w:szCs w:val="24"/>
                <w:lang w:val="en-US"/>
              </w:rPr>
              <w:t>(làm tròn đến 2 chữ số thập phân)</w:t>
            </w:r>
            <w:r w:rsidRPr="007A7E42">
              <w:rPr>
                <w:rFonts w:ascii="Palatino Linotype" w:hAnsi="Palatino Linotype" w:cstheme="majorHAnsi"/>
                <w:noProof/>
                <w:sz w:val="24"/>
                <w:szCs w:val="24"/>
              </w:rPr>
              <w:t>.</w:t>
            </w:r>
          </w:p>
        </w:tc>
        <w:tc>
          <w:tcPr>
            <w:tcW w:w="4394" w:type="dxa"/>
          </w:tcPr>
          <w:p w14:paraId="6579EB91" w14:textId="77777777" w:rsidR="00BD40CA" w:rsidRPr="007A7E42" w:rsidRDefault="00BD40CA" w:rsidP="00FD49F4">
            <w:pPr>
              <w:spacing w:line="276" w:lineRule="auto"/>
              <w:ind w:right="457"/>
              <w:rPr>
                <w:rFonts w:ascii="Palatino Linotype" w:eastAsia="Times New Roman" w:hAnsi="Palatino Linotype" w:cstheme="majorHAnsi"/>
                <w:bCs/>
                <w:noProof/>
                <w:color w:val="000000"/>
                <w:sz w:val="24"/>
                <w:szCs w:val="24"/>
                <w:lang w:val="en-US"/>
              </w:rPr>
            </w:pPr>
            <w:r w:rsidRPr="007A7E42">
              <w:rPr>
                <w:rFonts w:ascii="Palatino Linotype" w:hAnsi="Palatino Linotype" w:cstheme="majorHAnsi"/>
                <w:noProof/>
              </w:rPr>
              <w:drawing>
                <wp:inline distT="0" distB="0" distL="0" distR="0" wp14:anchorId="29F11A8D" wp14:editId="219451DD">
                  <wp:extent cx="2009332" cy="164028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016284" cy="1645958"/>
                          </a:xfrm>
                          <a:prstGeom prst="rect">
                            <a:avLst/>
                          </a:prstGeom>
                          <a:noFill/>
                          <a:ln>
                            <a:noFill/>
                          </a:ln>
                        </pic:spPr>
                      </pic:pic>
                    </a:graphicData>
                  </a:graphic>
                </wp:inline>
              </w:drawing>
            </w:r>
          </w:p>
        </w:tc>
      </w:tr>
      <w:tr w:rsidR="00BD40CA" w:rsidRPr="007A7E42" w14:paraId="6703FB1D" w14:textId="77777777" w:rsidTr="00FD49F4">
        <w:tc>
          <w:tcPr>
            <w:tcW w:w="6374" w:type="dxa"/>
          </w:tcPr>
          <w:p w14:paraId="20BAD445" w14:textId="77777777" w:rsidR="00BD40CA" w:rsidRPr="007A7E42" w:rsidRDefault="00BD40CA" w:rsidP="00FD49F4">
            <w:pPr>
              <w:tabs>
                <w:tab w:val="left" w:pos="5358"/>
              </w:tabs>
              <w:spacing w:line="276" w:lineRule="auto"/>
              <w:jc w:val="both"/>
              <w:rPr>
                <w:rFonts w:ascii="Palatino Linotype" w:hAnsi="Palatino Linotype" w:cstheme="majorHAnsi"/>
                <w:sz w:val="24"/>
                <w:szCs w:val="24"/>
              </w:rPr>
            </w:pPr>
            <w:r w:rsidRPr="007A7E42">
              <w:rPr>
                <w:rFonts w:ascii="Palatino Linotype" w:hAnsi="Palatino Linotype" w:cstheme="majorHAnsi"/>
                <w:b/>
                <w:noProof/>
                <w:sz w:val="24"/>
                <w:szCs w:val="24"/>
                <w:lang w:val="en-US"/>
              </w:rPr>
              <w:t xml:space="preserve">Bài 46: </w:t>
            </w:r>
            <w:r w:rsidRPr="007A7E42">
              <w:rPr>
                <w:rFonts w:ascii="Palatino Linotype" w:hAnsi="Palatino Linotype" w:cstheme="majorHAnsi"/>
                <w:sz w:val="24"/>
                <w:szCs w:val="24"/>
              </w:rPr>
              <w:t xml:space="preserve">Một người quan sát đứng cách một tòa nhà khoảng 32m (điểm A). Góc nâng từ chỗ anh ta đứng đến nóc tòa nhà (điểm C) là </w:t>
            </w:r>
            <w:r w:rsidRPr="007A7E42">
              <w:rPr>
                <w:rFonts w:asciiTheme="minorHAnsi" w:hAnsiTheme="minorHAnsi"/>
                <w:kern w:val="2"/>
                <w:position w:val="-6"/>
                <w:sz w:val="24"/>
                <w:szCs w:val="24"/>
                <w:lang w:val="en-US"/>
                <w14:ligatures w14:val="standardContextual"/>
              </w:rPr>
              <w:object w:dxaOrig="440" w:dyaOrig="360" w14:anchorId="415229BD">
                <v:shape id="_x0000_i1035" type="#_x0000_t75" style="width:22.5pt;height:19.5pt" o:ole="">
                  <v:imagedata r:id="rId138" o:title=""/>
                </v:shape>
                <o:OLEObject Type="Embed" ProgID="Equation.DSMT4" ShapeID="_x0000_i1035" DrawAspect="Content" ObjectID="_1847052451" r:id="rId139"/>
              </w:object>
            </w:r>
            <w:r w:rsidRPr="007A7E42">
              <w:rPr>
                <w:rFonts w:ascii="Palatino Linotype" w:hAnsi="Palatino Linotype" w:cstheme="majorHAnsi"/>
                <w:sz w:val="24"/>
                <w:szCs w:val="24"/>
              </w:rPr>
              <w:t>.</w:t>
            </w:r>
          </w:p>
          <w:p w14:paraId="3A6E1403" w14:textId="77777777" w:rsidR="00BD40CA" w:rsidRPr="007A7E42" w:rsidRDefault="00BD40CA" w:rsidP="00FD49F4">
            <w:pPr>
              <w:pStyle w:val="ListParagraph"/>
              <w:spacing w:line="276" w:lineRule="auto"/>
              <w:ind w:left="0"/>
              <w:jc w:val="both"/>
              <w:rPr>
                <w:rFonts w:ascii="Palatino Linotype" w:hAnsi="Palatino Linotype" w:cstheme="majorHAnsi"/>
                <w:sz w:val="24"/>
                <w:szCs w:val="24"/>
              </w:rPr>
            </w:pPr>
            <w:r w:rsidRPr="007A7E42">
              <w:rPr>
                <w:rFonts w:ascii="Palatino Linotype" w:hAnsi="Palatino Linotype" w:cstheme="majorHAnsi"/>
                <w:sz w:val="24"/>
                <w:szCs w:val="24"/>
              </w:rPr>
              <w:t>a) Tính chiều cao BC của tòa nhà (làm tròn đến chữ số thập phân thứ nhất).</w:t>
            </w:r>
          </w:p>
          <w:p w14:paraId="2C0292BB" w14:textId="77777777" w:rsidR="00BD40CA" w:rsidRPr="007A7E42" w:rsidRDefault="00BD40CA" w:rsidP="00FD49F4">
            <w:pPr>
              <w:spacing w:line="276" w:lineRule="auto"/>
              <w:jc w:val="both"/>
              <w:rPr>
                <w:rFonts w:ascii="Palatino Linotype" w:hAnsi="Palatino Linotype" w:cstheme="majorHAnsi"/>
                <w:noProof/>
                <w:sz w:val="24"/>
                <w:szCs w:val="24"/>
                <w:lang w:val="en-US"/>
              </w:rPr>
            </w:pPr>
            <w:r w:rsidRPr="007A7E42">
              <w:rPr>
                <w:rFonts w:ascii="Palatino Linotype" w:hAnsi="Palatino Linotype" w:cstheme="majorHAnsi"/>
                <w:sz w:val="24"/>
                <w:szCs w:val="24"/>
              </w:rPr>
              <w:t>b) Nếu anh ta đi thêm 7m nữa, đến vị trí D nằm giữa A và B, thì góc nâng từ D đến nóc tòa nhà là bao nhiêu</w:t>
            </w:r>
            <w:r>
              <w:rPr>
                <w:rFonts w:ascii="Palatino Linotype" w:hAnsi="Palatino Linotype" w:cstheme="majorHAnsi"/>
                <w:sz w:val="24"/>
                <w:szCs w:val="24"/>
                <w:lang w:val="en-US"/>
              </w:rPr>
              <w:t>?</w:t>
            </w:r>
          </w:p>
        </w:tc>
        <w:tc>
          <w:tcPr>
            <w:tcW w:w="4394" w:type="dxa"/>
          </w:tcPr>
          <w:p w14:paraId="79C3C907"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noProof/>
              </w:rPr>
              <w:drawing>
                <wp:anchor distT="0" distB="0" distL="114300" distR="114300" simplePos="0" relativeHeight="251667456" behindDoc="0" locked="0" layoutInCell="1" allowOverlap="1" wp14:anchorId="52155F6E" wp14:editId="18FAD821">
                  <wp:simplePos x="0" y="0"/>
                  <wp:positionH relativeFrom="column">
                    <wp:posOffset>127767</wp:posOffset>
                  </wp:positionH>
                  <wp:positionV relativeFrom="paragraph">
                    <wp:posOffset>480</wp:posOffset>
                  </wp:positionV>
                  <wp:extent cx="2584797" cy="1466664"/>
                  <wp:effectExtent l="0" t="0" r="6350" b="635"/>
                  <wp:wrapSquare wrapText="bothSides"/>
                  <wp:docPr id="86" name="Picture 86" descr="C:\Users\Administrator\Desktop\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C:\Users\Administrator\Desktop\533.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588871" cy="146897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25CB98FD" w14:textId="77777777" w:rsidTr="00FD49F4">
        <w:tc>
          <w:tcPr>
            <w:tcW w:w="6374" w:type="dxa"/>
          </w:tcPr>
          <w:p w14:paraId="1EC58531" w14:textId="77777777" w:rsidR="00BD40CA" w:rsidRPr="007A7E42" w:rsidRDefault="00BD40CA" w:rsidP="00FD49F4">
            <w:pPr>
              <w:spacing w:line="276" w:lineRule="auto"/>
              <w:jc w:val="both"/>
              <w:rPr>
                <w:rFonts w:ascii="Palatino Linotype" w:hAnsi="Palatino Linotype" w:cstheme="majorHAnsi"/>
                <w:sz w:val="24"/>
                <w:szCs w:val="24"/>
                <w:lang w:val="en-US"/>
              </w:rPr>
            </w:pPr>
            <w:r w:rsidRPr="007A7E42">
              <w:rPr>
                <w:rFonts w:ascii="Palatino Linotype" w:hAnsi="Palatino Linotype" w:cstheme="majorHAnsi"/>
                <w:b/>
                <w:sz w:val="24"/>
                <w:szCs w:val="24"/>
                <w:lang w:val="pt-BR"/>
              </w:rPr>
              <w:lastRenderedPageBreak/>
              <w:t xml:space="preserve">Bài 47: </w:t>
            </w:r>
            <w:r w:rsidRPr="007A7E42">
              <w:rPr>
                <w:rFonts w:ascii="Palatino Linotype" w:hAnsi="Palatino Linotype" w:cstheme="majorHAnsi"/>
                <w:sz w:val="24"/>
                <w:szCs w:val="24"/>
                <w:lang w:val="pt-BR"/>
              </w:rPr>
              <w:t xml:space="preserve">Một ngọn hải đăng cao 42m, có tác dụng chỉ vị trí đảo, giúp quan sát tàu thuyền hoạt động trong vùng biển, định hướng và xác định vị trí của mình. Một người cao 1,65m đang đứng trên ngọn hải đăng quan sát hai lần một chiếc tàu. Lần thứ nhất người đó nhìn thấy chiếc tàu với góc hạ </w:t>
            </w:r>
            <m:oMath>
              <m:sSup>
                <m:sSupPr>
                  <m:ctrlPr>
                    <w:rPr>
                      <w:rFonts w:ascii="Cambria Math" w:hAnsi="Cambria Math" w:cstheme="majorHAnsi"/>
                      <w:i/>
                      <w:sz w:val="24"/>
                      <w:szCs w:val="24"/>
                    </w:rPr>
                  </m:ctrlPr>
                </m:sSupPr>
                <m:e>
                  <m:r>
                    <w:rPr>
                      <w:rFonts w:ascii="Cambria Math" w:hAnsi="Cambria Math" w:cstheme="majorHAnsi"/>
                      <w:sz w:val="24"/>
                      <w:szCs w:val="24"/>
                    </w:rPr>
                    <m:t>20</m:t>
                  </m:r>
                </m:e>
                <m:sup>
                  <m:r>
                    <w:rPr>
                      <w:rFonts w:ascii="Cambria Math" w:hAnsi="Cambria Math" w:cstheme="majorHAnsi"/>
                      <w:sz w:val="24"/>
                      <w:szCs w:val="24"/>
                    </w:rPr>
                    <m:t>0</m:t>
                  </m:r>
                </m:sup>
              </m:sSup>
            </m:oMath>
            <w:r w:rsidRPr="007A7E42">
              <w:rPr>
                <w:rFonts w:ascii="Palatino Linotype" w:eastAsiaTheme="minorEastAsia" w:hAnsi="Palatino Linotype" w:cstheme="majorHAnsi"/>
                <w:sz w:val="24"/>
                <w:szCs w:val="24"/>
                <w:lang w:val="en-US"/>
              </w:rPr>
              <w:t xml:space="preserve">, lần thứ hai người đó nhìn thấy chiếc tàu với góc hạ </w:t>
            </w:r>
            <m:oMath>
              <m:sSup>
                <m:sSupPr>
                  <m:ctrlPr>
                    <w:rPr>
                      <w:rFonts w:ascii="Cambria Math" w:hAnsi="Cambria Math" w:cstheme="majorHAnsi"/>
                      <w:i/>
                      <w:sz w:val="24"/>
                      <w:szCs w:val="24"/>
                    </w:rPr>
                  </m:ctrlPr>
                </m:sSupPr>
                <m:e>
                  <m:r>
                    <w:rPr>
                      <w:rFonts w:ascii="Cambria Math" w:hAnsi="Cambria Math" w:cstheme="majorHAnsi"/>
                      <w:sz w:val="24"/>
                      <w:szCs w:val="24"/>
                    </w:rPr>
                    <m:t>60</m:t>
                  </m:r>
                </m:e>
                <m:sup>
                  <m:r>
                    <w:rPr>
                      <w:rFonts w:ascii="Cambria Math" w:hAnsi="Cambria Math" w:cstheme="majorHAnsi"/>
                      <w:sz w:val="24"/>
                      <w:szCs w:val="24"/>
                    </w:rPr>
                    <m:t>0</m:t>
                  </m:r>
                </m:sup>
              </m:sSup>
            </m:oMath>
            <w:r w:rsidRPr="007A7E42">
              <w:rPr>
                <w:rFonts w:ascii="Palatino Linotype" w:eastAsiaTheme="minorEastAsia" w:hAnsi="Palatino Linotype" w:cstheme="majorHAnsi"/>
                <w:sz w:val="24"/>
                <w:szCs w:val="24"/>
                <w:lang w:val="en-US"/>
              </w:rPr>
              <w:t>. Biết hai vị trí được quan sát của tàu và chân hải đăng là 3 điểm thẳng hàng. Hỏi sau hai lần quan sát, tàu đã chạy được bao nhiêu mét?</w:t>
            </w:r>
            <w:r w:rsidRPr="007A7E42">
              <w:rPr>
                <w:rFonts w:ascii="Palatino Linotype" w:hAnsi="Palatino Linotype" w:cstheme="majorHAnsi"/>
                <w:sz w:val="24"/>
                <w:szCs w:val="24"/>
              </w:rPr>
              <w:t>(làm tròn chữ số thập phân thứ nhất).</w:t>
            </w:r>
          </w:p>
        </w:tc>
        <w:tc>
          <w:tcPr>
            <w:tcW w:w="4394" w:type="dxa"/>
          </w:tcPr>
          <w:p w14:paraId="1A9373BB"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b/>
                <w:noProof/>
              </w:rPr>
              <w:drawing>
                <wp:anchor distT="0" distB="0" distL="114300" distR="114300" simplePos="0" relativeHeight="251670528" behindDoc="1" locked="0" layoutInCell="1" allowOverlap="1" wp14:anchorId="6A42234E" wp14:editId="065165D2">
                  <wp:simplePos x="0" y="0"/>
                  <wp:positionH relativeFrom="margin">
                    <wp:posOffset>-65405</wp:posOffset>
                  </wp:positionH>
                  <wp:positionV relativeFrom="paragraph">
                    <wp:posOffset>0</wp:posOffset>
                  </wp:positionV>
                  <wp:extent cx="2816225" cy="1527087"/>
                  <wp:effectExtent l="0" t="0" r="0" b="0"/>
                  <wp:wrapSquare wrapText="bothSides"/>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821439" cy="1529914"/>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73D65473" w14:textId="77777777" w:rsidTr="00FD49F4">
        <w:tc>
          <w:tcPr>
            <w:tcW w:w="6374" w:type="dxa"/>
          </w:tcPr>
          <w:p w14:paraId="0EB8E367" w14:textId="77777777" w:rsidR="00BD40CA" w:rsidRPr="007A7E42" w:rsidRDefault="00BD40CA" w:rsidP="00FD49F4">
            <w:pPr>
              <w:spacing w:line="276" w:lineRule="auto"/>
              <w:jc w:val="both"/>
              <w:rPr>
                <w:rFonts w:ascii="Palatino Linotype" w:eastAsia="Times New Roman" w:hAnsi="Palatino Linotype" w:cstheme="majorHAnsi"/>
                <w:snapToGrid w:val="0"/>
                <w:color w:val="000000" w:themeColor="text1"/>
                <w:w w:val="0"/>
                <w:sz w:val="24"/>
                <w:szCs w:val="24"/>
                <w:u w:color="000000"/>
                <w:bdr w:val="none" w:sz="0" w:space="0" w:color="000000"/>
                <w:shd w:val="clear" w:color="000000" w:fill="000000"/>
                <w:lang w:val="en-US" w:eastAsia="x-none" w:bidi="x-none"/>
              </w:rPr>
            </w:pPr>
            <w:r w:rsidRPr="007A7E42">
              <w:rPr>
                <w:rFonts w:ascii="Palatino Linotype" w:hAnsi="Palatino Linotype" w:cstheme="majorHAnsi"/>
                <w:b/>
                <w:noProof/>
                <w:color w:val="000000" w:themeColor="text1"/>
                <w:sz w:val="24"/>
                <w:szCs w:val="24"/>
                <w:lang w:val="en-US"/>
              </w:rPr>
              <w:t xml:space="preserve">Bài 48: </w:t>
            </w:r>
            <w:r w:rsidRPr="007A7E42">
              <w:rPr>
                <w:rFonts w:ascii="Palatino Linotype" w:hAnsi="Palatino Linotype" w:cstheme="majorHAnsi"/>
                <w:color w:val="000000" w:themeColor="text1"/>
                <w:sz w:val="24"/>
                <w:szCs w:val="24"/>
                <w:shd w:val="clear" w:color="auto" w:fill="FFFFFF"/>
              </w:rPr>
              <w:t xml:space="preserve">Hai bạn học sinh </w:t>
            </w:r>
            <w:r w:rsidRPr="007A7E42">
              <w:rPr>
                <w:rFonts w:ascii="Palatino Linotype" w:hAnsi="Palatino Linotype" w:cstheme="majorHAnsi"/>
                <w:color w:val="000000" w:themeColor="text1"/>
                <w:sz w:val="24"/>
                <w:szCs w:val="24"/>
                <w:shd w:val="clear" w:color="auto" w:fill="FFFFFF"/>
                <w:lang w:val="en-US"/>
              </w:rPr>
              <w:t>An</w:t>
            </w:r>
            <w:r w:rsidRPr="007A7E42">
              <w:rPr>
                <w:rFonts w:ascii="Palatino Linotype" w:hAnsi="Palatino Linotype" w:cstheme="majorHAnsi"/>
                <w:color w:val="000000" w:themeColor="text1"/>
                <w:sz w:val="24"/>
                <w:szCs w:val="24"/>
                <w:shd w:val="clear" w:color="auto" w:fill="FFFFFF"/>
              </w:rPr>
              <w:t xml:space="preserve"> và Bình đang </w:t>
            </w:r>
            <w:r w:rsidRPr="007A7E42">
              <w:rPr>
                <w:rFonts w:ascii="Palatino Linotype" w:hAnsi="Palatino Linotype" w:cstheme="majorHAnsi"/>
                <w:color w:val="000000" w:themeColor="text1"/>
                <w:sz w:val="24"/>
                <w:szCs w:val="24"/>
                <w:shd w:val="clear" w:color="auto" w:fill="FFFFFF"/>
                <w:lang w:val="en-US"/>
              </w:rPr>
              <w:t>nằm</w:t>
            </w:r>
            <w:r w:rsidRPr="007A7E42">
              <w:rPr>
                <w:rFonts w:ascii="Palatino Linotype" w:hAnsi="Palatino Linotype" w:cstheme="majorHAnsi"/>
                <w:color w:val="000000" w:themeColor="text1"/>
                <w:sz w:val="24"/>
                <w:szCs w:val="24"/>
                <w:shd w:val="clear" w:color="auto" w:fill="FFFFFF"/>
              </w:rPr>
              <w:t xml:space="preserve"> ở mặt đất bằng phẳng, cách nhau 100m thì nhìn thấy một chiếc diều (ở vị trí C giữa hai bạn). Biết góc “nâng” để nhìn thấy diều ở vị trí của </w:t>
            </w:r>
            <w:r w:rsidRPr="007A7E42">
              <w:rPr>
                <w:rFonts w:ascii="Palatino Linotype" w:hAnsi="Palatino Linotype" w:cstheme="majorHAnsi"/>
                <w:color w:val="000000" w:themeColor="text1"/>
                <w:sz w:val="24"/>
                <w:szCs w:val="24"/>
                <w:shd w:val="clear" w:color="auto" w:fill="FFFFFF"/>
                <w:lang w:val="en-US"/>
              </w:rPr>
              <w:t>An</w:t>
            </w:r>
            <w:r w:rsidRPr="007A7E42">
              <w:rPr>
                <w:rFonts w:ascii="Palatino Linotype" w:hAnsi="Palatino Linotype" w:cstheme="majorHAnsi"/>
                <w:color w:val="000000" w:themeColor="text1"/>
                <w:sz w:val="24"/>
                <w:szCs w:val="24"/>
                <w:shd w:val="clear" w:color="auto" w:fill="FFFFFF"/>
              </w:rPr>
              <w:t xml:space="preserve"> là </w:t>
            </w:r>
            <m:oMath>
              <m:sSup>
                <m:sSupPr>
                  <m:ctrlPr>
                    <w:rPr>
                      <w:rFonts w:ascii="Cambria Math" w:hAnsi="Cambria Math" w:cstheme="majorHAnsi"/>
                      <w:i/>
                      <w:sz w:val="24"/>
                      <w:szCs w:val="24"/>
                    </w:rPr>
                  </m:ctrlPr>
                </m:sSupPr>
                <m:e>
                  <m:r>
                    <w:rPr>
                      <w:rFonts w:ascii="Cambria Math" w:hAnsi="Cambria Math" w:cstheme="majorHAnsi"/>
                      <w:sz w:val="24"/>
                      <w:szCs w:val="24"/>
                    </w:rPr>
                    <m:t>47</m:t>
                  </m:r>
                </m:e>
                <m:sup>
                  <m:r>
                    <w:rPr>
                      <w:rFonts w:ascii="Cambria Math" w:hAnsi="Cambria Math" w:cstheme="majorHAnsi"/>
                      <w:sz w:val="24"/>
                      <w:szCs w:val="24"/>
                    </w:rPr>
                    <m:t>0</m:t>
                  </m:r>
                </m:sup>
              </m:sSup>
            </m:oMath>
            <w:r w:rsidRPr="007A7E42">
              <w:rPr>
                <w:rFonts w:ascii="Palatino Linotype" w:hAnsi="Palatino Linotype" w:cstheme="majorHAnsi"/>
                <w:color w:val="000000" w:themeColor="text1"/>
                <w:sz w:val="24"/>
                <w:szCs w:val="24"/>
                <w:shd w:val="clear" w:color="auto" w:fill="FFFFFF"/>
              </w:rPr>
              <w:t xml:space="preserve"> và góc “nâng” để nhìn thấy diều ở vị trí của </w:t>
            </w:r>
            <w:r w:rsidRPr="007A7E42">
              <w:rPr>
                <w:rFonts w:ascii="Palatino Linotype" w:hAnsi="Palatino Linotype" w:cstheme="majorHAnsi"/>
                <w:color w:val="000000" w:themeColor="text1"/>
                <w:sz w:val="24"/>
                <w:szCs w:val="24"/>
                <w:shd w:val="clear" w:color="auto" w:fill="FFFFFF"/>
                <w:lang w:val="en-US"/>
              </w:rPr>
              <w:t>Bình</w:t>
            </w:r>
            <w:r w:rsidRPr="007A7E42">
              <w:rPr>
                <w:rFonts w:ascii="Palatino Linotype" w:hAnsi="Palatino Linotype" w:cstheme="majorHAnsi"/>
                <w:color w:val="000000" w:themeColor="text1"/>
                <w:sz w:val="24"/>
                <w:szCs w:val="24"/>
                <w:shd w:val="clear" w:color="auto" w:fill="FFFFFF"/>
              </w:rPr>
              <w:t xml:space="preserve"> là </w:t>
            </w:r>
            <m:oMath>
              <m:sSup>
                <m:sSupPr>
                  <m:ctrlPr>
                    <w:rPr>
                      <w:rFonts w:ascii="Cambria Math" w:hAnsi="Cambria Math" w:cstheme="majorHAnsi"/>
                      <w:i/>
                      <w:sz w:val="24"/>
                      <w:szCs w:val="24"/>
                    </w:rPr>
                  </m:ctrlPr>
                </m:sSupPr>
                <m:e>
                  <m:r>
                    <w:rPr>
                      <w:rFonts w:ascii="Cambria Math" w:hAnsi="Cambria Math" w:cstheme="majorHAnsi"/>
                      <w:sz w:val="24"/>
                      <w:szCs w:val="24"/>
                    </w:rPr>
                    <m:t>40</m:t>
                  </m:r>
                </m:e>
                <m:sup>
                  <m:r>
                    <w:rPr>
                      <w:rFonts w:ascii="Cambria Math" w:hAnsi="Cambria Math" w:cstheme="majorHAnsi"/>
                      <w:sz w:val="24"/>
                      <w:szCs w:val="24"/>
                    </w:rPr>
                    <m:t>0</m:t>
                  </m:r>
                </m:sup>
              </m:sSup>
            </m:oMath>
            <w:r w:rsidRPr="007A7E42">
              <w:rPr>
                <w:rFonts w:ascii="Palatino Linotype" w:hAnsi="Palatino Linotype" w:cstheme="majorHAnsi"/>
                <w:color w:val="000000" w:themeColor="text1"/>
                <w:sz w:val="24"/>
                <w:szCs w:val="24"/>
                <w:shd w:val="clear" w:color="auto" w:fill="FFFFFF"/>
              </w:rPr>
              <w:t>. Hãy tính độ cao của diều lúc đó so với mặt đất? (làm tròn đến chữ số thập phân thứ nhất)</w:t>
            </w:r>
            <w:r w:rsidRPr="007A7E42">
              <w:rPr>
                <w:rFonts w:ascii="Palatino Linotype" w:hAnsi="Palatino Linotype" w:cstheme="majorHAnsi"/>
                <w:color w:val="000000" w:themeColor="text1"/>
                <w:sz w:val="24"/>
                <w:szCs w:val="24"/>
                <w:shd w:val="clear" w:color="auto" w:fill="FFFFFF"/>
                <w:lang w:val="en-US"/>
              </w:rPr>
              <w:t>.</w:t>
            </w:r>
            <w:r w:rsidRPr="007A7E42">
              <w:rPr>
                <w:rFonts w:ascii="Palatino Linotype" w:eastAsia="Times New Roman" w:hAnsi="Palatino Linotype" w:cstheme="majorHAnsi"/>
                <w:snapToGrid w:val="0"/>
                <w:color w:val="000000"/>
                <w:w w:val="0"/>
                <w:sz w:val="24"/>
                <w:szCs w:val="24"/>
                <w:u w:color="000000"/>
                <w:bdr w:val="none" w:sz="0" w:space="0" w:color="000000"/>
                <w:shd w:val="clear" w:color="000000" w:fill="000000"/>
                <w:lang w:val="x-none" w:eastAsia="x-none" w:bidi="x-none"/>
              </w:rPr>
              <w:t xml:space="preserve"> </w:t>
            </w:r>
          </w:p>
          <w:p w14:paraId="65F89073" w14:textId="77777777" w:rsidR="00BD40CA" w:rsidRPr="007A7E42" w:rsidRDefault="00BD40CA" w:rsidP="00FD49F4">
            <w:pPr>
              <w:spacing w:line="276" w:lineRule="auto"/>
              <w:jc w:val="both"/>
              <w:rPr>
                <w:rFonts w:ascii="Palatino Linotype" w:hAnsi="Palatino Linotype" w:cstheme="majorHAnsi"/>
                <w:b/>
                <w:sz w:val="24"/>
                <w:szCs w:val="24"/>
                <w:lang w:val="pt-BR"/>
              </w:rPr>
            </w:pPr>
          </w:p>
        </w:tc>
        <w:tc>
          <w:tcPr>
            <w:tcW w:w="4394" w:type="dxa"/>
          </w:tcPr>
          <w:p w14:paraId="0BCA8829"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eastAsia="Times New Roman" w:hAnsi="Palatino Linotype" w:cstheme="majorHAnsi"/>
                <w:noProof/>
                <w:snapToGrid w:val="0"/>
                <w:color w:val="000000"/>
                <w:w w:val="0"/>
                <w:u w:color="000000"/>
                <w:bdr w:val="none" w:sz="0" w:space="0" w:color="000000"/>
                <w:shd w:val="clear" w:color="000000" w:fill="000000"/>
              </w:rPr>
              <w:drawing>
                <wp:anchor distT="0" distB="0" distL="114300" distR="114300" simplePos="0" relativeHeight="251672576" behindDoc="1" locked="0" layoutInCell="1" allowOverlap="1" wp14:anchorId="7BBBCDC7" wp14:editId="6ED236BD">
                  <wp:simplePos x="0" y="0"/>
                  <wp:positionH relativeFrom="column">
                    <wp:posOffset>722031</wp:posOffset>
                  </wp:positionH>
                  <wp:positionV relativeFrom="paragraph">
                    <wp:posOffset>59055</wp:posOffset>
                  </wp:positionV>
                  <wp:extent cx="1988185" cy="1440180"/>
                  <wp:effectExtent l="0" t="0" r="0" b="7620"/>
                  <wp:wrapTight wrapText="bothSides">
                    <wp:wrapPolygon edited="0">
                      <wp:start x="0" y="0"/>
                      <wp:lineTo x="0" y="21429"/>
                      <wp:lineTo x="21317" y="21429"/>
                      <wp:lineTo x="21317" y="0"/>
                      <wp:lineTo x="0" y="0"/>
                    </wp:wrapPolygon>
                  </wp:wrapTight>
                  <wp:docPr id="85" name="Picture 85" descr="C:\Users\Administrator\Desktop\36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C:\Users\Administrator\Desktop\3666.png"/>
                          <pic:cNvPicPr>
                            <a:picLocks noChangeAspect="1" noChangeArrowheads="1"/>
                          </pic:cNvPicPr>
                        </pic:nvPicPr>
                        <pic:blipFill rotWithShape="1">
                          <a:blip r:embed="rId142" cstate="print">
                            <a:extLst>
                              <a:ext uri="{28A0092B-C50C-407E-A947-70E740481C1C}">
                                <a14:useLocalDpi xmlns:a14="http://schemas.microsoft.com/office/drawing/2010/main" val="0"/>
                              </a:ext>
                            </a:extLst>
                          </a:blip>
                          <a:srcRect t="18972"/>
                          <a:stretch>
                            <a:fillRect/>
                          </a:stretch>
                        </pic:blipFill>
                        <pic:spPr bwMode="auto">
                          <a:xfrm>
                            <a:off x="0" y="0"/>
                            <a:ext cx="1988185" cy="1440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D40CA" w:rsidRPr="007A7E42" w14:paraId="56736B64" w14:textId="77777777" w:rsidTr="00FD49F4">
        <w:tc>
          <w:tcPr>
            <w:tcW w:w="6374" w:type="dxa"/>
          </w:tcPr>
          <w:p w14:paraId="0072AB87" w14:textId="77777777" w:rsidR="00BD40CA" w:rsidRPr="007A7E42" w:rsidRDefault="00BD40CA" w:rsidP="00FD49F4">
            <w:pPr>
              <w:spacing w:line="276" w:lineRule="auto"/>
              <w:jc w:val="both"/>
              <w:rPr>
                <w:rFonts w:ascii="Palatino Linotype" w:eastAsiaTheme="minorEastAsia" w:hAnsi="Palatino Linotype" w:cstheme="majorHAnsi"/>
                <w:noProof/>
                <w:sz w:val="24"/>
                <w:szCs w:val="24"/>
                <w:lang w:val="en-US"/>
              </w:rPr>
            </w:pPr>
            <w:r w:rsidRPr="007A7E42">
              <w:rPr>
                <w:rFonts w:ascii="Palatino Linotype" w:hAnsi="Palatino Linotype" w:cstheme="majorHAnsi"/>
                <w:b/>
                <w:noProof/>
                <w:color w:val="000000" w:themeColor="text1"/>
                <w:sz w:val="24"/>
                <w:szCs w:val="24"/>
                <w:lang w:val="en-US"/>
              </w:rPr>
              <w:t xml:space="preserve">Bài 49: </w:t>
            </w:r>
            <w:r w:rsidRPr="007A7E42">
              <w:rPr>
                <w:rFonts w:ascii="Palatino Linotype" w:hAnsi="Palatino Linotype" w:cstheme="majorHAnsi"/>
                <w:noProof/>
                <w:color w:val="000000" w:themeColor="text1"/>
                <w:sz w:val="24"/>
                <w:szCs w:val="24"/>
                <w:lang w:val="en-US"/>
              </w:rPr>
              <w:t xml:space="preserve">Một cầu thủ ở vị trí A và khung thành BC. Biết khoảng cách BC là 7,32m; </w:t>
            </w:r>
            <m:oMath>
              <m:acc>
                <m:accPr>
                  <m:ctrlPr>
                    <w:rPr>
                      <w:rFonts w:ascii="Cambria Math" w:hAnsi="Cambria Math" w:cstheme="majorHAnsi"/>
                      <w:sz w:val="24"/>
                      <w:szCs w:val="24"/>
                    </w:rPr>
                  </m:ctrlPr>
                </m:accPr>
                <m:e>
                  <m:r>
                    <m:rPr>
                      <m:sty m:val="p"/>
                    </m:rPr>
                    <w:rPr>
                      <w:rFonts w:ascii="Cambria Math" w:hAnsi="Cambria Math" w:cstheme="majorHAnsi"/>
                      <w:sz w:val="24"/>
                      <w:szCs w:val="24"/>
                    </w:rPr>
                    <m:t>B</m:t>
                  </m:r>
                </m:e>
              </m:acc>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65</m:t>
                  </m:r>
                </m:e>
                <m:sup>
                  <m:r>
                    <w:rPr>
                      <w:rFonts w:ascii="Cambria Math" w:hAnsi="Cambria Math" w:cstheme="majorHAnsi"/>
                      <w:sz w:val="24"/>
                      <w:szCs w:val="24"/>
                    </w:rPr>
                    <m:t>0</m:t>
                  </m:r>
                </m:sup>
              </m:sSup>
            </m:oMath>
            <w:r w:rsidRPr="007A7E42">
              <w:rPr>
                <w:rFonts w:ascii="Palatino Linotype" w:eastAsiaTheme="minorEastAsia" w:hAnsi="Palatino Linotype" w:cstheme="majorHAnsi"/>
                <w:noProof/>
                <w:sz w:val="24"/>
                <w:szCs w:val="24"/>
                <w:lang w:val="en-US"/>
              </w:rPr>
              <w:t xml:space="preserve"> và </w:t>
            </w:r>
            <m:oMath>
              <m:acc>
                <m:accPr>
                  <m:ctrlPr>
                    <w:rPr>
                      <w:rFonts w:ascii="Cambria Math" w:hAnsi="Cambria Math" w:cstheme="majorHAnsi"/>
                      <w:sz w:val="24"/>
                      <w:szCs w:val="24"/>
                    </w:rPr>
                  </m:ctrlPr>
                </m:accPr>
                <m:e>
                  <m:r>
                    <m:rPr>
                      <m:sty m:val="p"/>
                    </m:rPr>
                    <w:rPr>
                      <w:rFonts w:ascii="Cambria Math" w:hAnsi="Cambria Math" w:cstheme="majorHAnsi"/>
                      <w:sz w:val="24"/>
                      <w:szCs w:val="24"/>
                    </w:rPr>
                    <m:t>C</m:t>
                  </m:r>
                </m:e>
              </m:acc>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75</m:t>
                  </m:r>
                </m:e>
                <m:sup>
                  <m:r>
                    <w:rPr>
                      <w:rFonts w:ascii="Cambria Math" w:hAnsi="Cambria Math" w:cstheme="majorHAnsi"/>
                      <w:sz w:val="24"/>
                      <w:szCs w:val="24"/>
                    </w:rPr>
                    <m:t>0</m:t>
                  </m:r>
                </m:sup>
              </m:sSup>
            </m:oMath>
            <w:r w:rsidRPr="007A7E42">
              <w:rPr>
                <w:rFonts w:ascii="Palatino Linotype" w:eastAsiaTheme="minorEastAsia" w:hAnsi="Palatino Linotype" w:cstheme="majorHAnsi"/>
                <w:noProof/>
                <w:sz w:val="24"/>
                <w:szCs w:val="24"/>
                <w:lang w:val="en-US"/>
              </w:rPr>
              <w:t xml:space="preserve">. Hỏi khoảng cách từ cầu thủ đến khung thành là bao nhiêu? (làm tròn đến 2 chữ số thập phân). </w:t>
            </w:r>
          </w:p>
          <w:p w14:paraId="4A2B1550" w14:textId="77777777" w:rsidR="00BD40CA" w:rsidRPr="007A7E42" w:rsidRDefault="00BD40CA" w:rsidP="00FD49F4">
            <w:pPr>
              <w:spacing w:line="276" w:lineRule="auto"/>
              <w:jc w:val="both"/>
              <w:rPr>
                <w:rFonts w:ascii="Palatino Linotype" w:hAnsi="Palatino Linotype" w:cstheme="majorHAnsi"/>
                <w:b/>
                <w:noProof/>
                <w:color w:val="000000" w:themeColor="text1"/>
                <w:sz w:val="24"/>
                <w:szCs w:val="24"/>
                <w:lang w:val="en-US"/>
              </w:rPr>
            </w:pPr>
          </w:p>
        </w:tc>
        <w:tc>
          <w:tcPr>
            <w:tcW w:w="4394" w:type="dxa"/>
          </w:tcPr>
          <w:p w14:paraId="71DD6B89" w14:textId="77777777" w:rsidR="00BD40CA" w:rsidRPr="007A7E42" w:rsidRDefault="00BD40CA" w:rsidP="00FD49F4">
            <w:pPr>
              <w:spacing w:line="276" w:lineRule="auto"/>
              <w:ind w:right="457"/>
              <w:rPr>
                <w:rFonts w:ascii="Palatino Linotype" w:eastAsia="Times New Roman" w:hAnsi="Palatino Linotype" w:cstheme="majorHAnsi"/>
                <w:noProof/>
                <w:snapToGrid w:val="0"/>
                <w:color w:val="000000"/>
                <w:w w:val="0"/>
                <w:sz w:val="24"/>
                <w:szCs w:val="24"/>
                <w:u w:color="000000"/>
                <w:bdr w:val="none" w:sz="0" w:space="0" w:color="000000"/>
                <w:shd w:val="clear" w:color="000000" w:fill="000000"/>
                <w:lang w:val="en-US"/>
              </w:rPr>
            </w:pPr>
            <w:r w:rsidRPr="007A7E42">
              <w:rPr>
                <w:rFonts w:ascii="Palatino Linotype" w:eastAsiaTheme="minorEastAsia" w:hAnsi="Palatino Linotype" w:cstheme="majorHAnsi"/>
                <w:noProof/>
              </w:rPr>
              <w:drawing>
                <wp:anchor distT="0" distB="0" distL="114300" distR="114300" simplePos="0" relativeHeight="251673600" behindDoc="1" locked="0" layoutInCell="1" allowOverlap="1" wp14:anchorId="118ADCC9" wp14:editId="1744C2B2">
                  <wp:simplePos x="0" y="0"/>
                  <wp:positionH relativeFrom="margin">
                    <wp:posOffset>1539767</wp:posOffset>
                  </wp:positionH>
                  <wp:positionV relativeFrom="paragraph">
                    <wp:posOffset>396</wp:posOffset>
                  </wp:positionV>
                  <wp:extent cx="1169035" cy="1651635"/>
                  <wp:effectExtent l="0" t="0" r="0" b="0"/>
                  <wp:wrapTight wrapText="bothSides">
                    <wp:wrapPolygon edited="0">
                      <wp:start x="704" y="747"/>
                      <wp:lineTo x="704" y="2242"/>
                      <wp:lineTo x="2112" y="5232"/>
                      <wp:lineTo x="5280" y="9218"/>
                      <wp:lineTo x="10207" y="17190"/>
                      <wp:lineTo x="9856" y="20678"/>
                      <wp:lineTo x="12671" y="20678"/>
                      <wp:lineTo x="13023" y="17190"/>
                      <wp:lineTo x="17247" y="5232"/>
                      <wp:lineTo x="20415" y="1993"/>
                      <wp:lineTo x="19711" y="1246"/>
                      <wp:lineTo x="14431" y="747"/>
                      <wp:lineTo x="704" y="747"/>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169035" cy="16516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593F1635" w14:textId="77777777" w:rsidTr="00FD49F4">
        <w:tc>
          <w:tcPr>
            <w:tcW w:w="6374" w:type="dxa"/>
          </w:tcPr>
          <w:p w14:paraId="24EBC8A7" w14:textId="77777777" w:rsidR="00BD40CA" w:rsidRPr="007A7E42" w:rsidRDefault="00BD40CA" w:rsidP="00FD49F4">
            <w:pPr>
              <w:spacing w:line="276" w:lineRule="auto"/>
              <w:jc w:val="both"/>
              <w:rPr>
                <w:rFonts w:ascii="Palatino Linotype" w:hAnsi="Palatino Linotype" w:cstheme="majorHAnsi"/>
                <w:sz w:val="24"/>
                <w:szCs w:val="24"/>
                <w:lang w:val="en-US"/>
              </w:rPr>
            </w:pPr>
            <w:r w:rsidRPr="007A7E42">
              <w:rPr>
                <w:rFonts w:ascii="Palatino Linotype" w:hAnsi="Palatino Linotype" w:cstheme="majorHAnsi"/>
                <w:b/>
                <w:noProof/>
                <w:sz w:val="24"/>
                <w:szCs w:val="24"/>
                <w:lang w:val="en-US"/>
              </w:rPr>
              <w:t xml:space="preserve">Bài 50: </w:t>
            </w:r>
            <w:r w:rsidRPr="007A7E42">
              <w:rPr>
                <w:rFonts w:ascii="Palatino Linotype" w:hAnsi="Palatino Linotype" w:cstheme="majorHAnsi"/>
                <w:sz w:val="24"/>
                <w:szCs w:val="24"/>
              </w:rPr>
              <w:t xml:space="preserve">Một người tại vị trí H trên đài quan sát cao 52m nhìn thấy thuyền A và B với góc hạ lần lượt là góc </w:t>
            </w:r>
            <w:r w:rsidRPr="007A7E42">
              <w:rPr>
                <w:rFonts w:asciiTheme="minorHAnsi" w:hAnsiTheme="minorHAnsi"/>
                <w:kern w:val="2"/>
                <w:position w:val="-6"/>
                <w:sz w:val="24"/>
                <w:szCs w:val="24"/>
                <w:lang w:val="en-US"/>
                <w14:ligatures w14:val="standardContextual"/>
              </w:rPr>
              <w:object w:dxaOrig="1280" w:dyaOrig="300" w14:anchorId="08180E0E">
                <v:shape id="_x0000_i1036" type="#_x0000_t75" style="width:65.25pt;height:16.5pt" o:ole="">
                  <v:imagedata r:id="rId144" o:title=""/>
                </v:shape>
                <o:OLEObject Type="Embed" ProgID="Equation.DSMT4" ShapeID="_x0000_i1036" DrawAspect="Content" ObjectID="_1847052452" r:id="rId145"/>
              </w:object>
            </w:r>
            <w:r w:rsidRPr="007A7E42">
              <w:rPr>
                <w:rFonts w:ascii="Palatino Linotype" w:hAnsi="Palatino Linotype" w:cstheme="majorHAnsi"/>
                <w:sz w:val="24"/>
                <w:szCs w:val="24"/>
              </w:rPr>
              <w:t xml:space="preserve"> và góc </w:t>
            </w:r>
            <w:r w:rsidRPr="007A7E42">
              <w:rPr>
                <w:rFonts w:asciiTheme="minorHAnsi" w:hAnsiTheme="minorHAnsi"/>
                <w:kern w:val="2"/>
                <w:position w:val="-12"/>
                <w:sz w:val="24"/>
                <w:szCs w:val="24"/>
                <w:lang w:val="en-US"/>
                <w14:ligatures w14:val="standardContextual"/>
              </w:rPr>
              <w:object w:dxaOrig="1300" w:dyaOrig="360" w14:anchorId="1DDFF320">
                <v:shape id="_x0000_i1037" type="#_x0000_t75" style="width:65.25pt;height:19.5pt" o:ole="">
                  <v:imagedata r:id="rId146" o:title=""/>
                </v:shape>
                <o:OLEObject Type="Embed" ProgID="Equation.DSMT4" ShapeID="_x0000_i1037" DrawAspect="Content" ObjectID="_1847052453" r:id="rId147"/>
              </w:object>
            </w:r>
            <w:r w:rsidRPr="007A7E42">
              <w:rPr>
                <w:rFonts w:ascii="Palatino Linotype" w:hAnsi="Palatino Linotype" w:cstheme="majorHAnsi"/>
                <w:sz w:val="24"/>
                <w:szCs w:val="24"/>
                <w:lang w:val="en-US"/>
              </w:rPr>
              <w:t xml:space="preserve"> </w:t>
            </w:r>
            <w:r w:rsidRPr="007A7E42">
              <w:rPr>
                <w:rFonts w:ascii="Palatino Linotype" w:hAnsi="Palatino Linotype" w:cstheme="majorHAnsi"/>
                <w:sz w:val="24"/>
                <w:szCs w:val="24"/>
              </w:rPr>
              <w:t>Tính</w:t>
            </w:r>
            <w:r w:rsidRPr="007A7E42">
              <w:rPr>
                <w:rFonts w:ascii="Palatino Linotype" w:hAnsi="Palatino Linotype" w:cstheme="majorHAnsi"/>
                <w:sz w:val="24"/>
                <w:szCs w:val="24"/>
                <w:lang w:val="en-US"/>
              </w:rPr>
              <w:t xml:space="preserve"> </w:t>
            </w:r>
            <w:r w:rsidRPr="007A7E42">
              <w:rPr>
                <w:rFonts w:ascii="Palatino Linotype" w:hAnsi="Palatino Linotype" w:cstheme="majorHAnsi"/>
                <w:sz w:val="24"/>
                <w:szCs w:val="24"/>
              </w:rPr>
              <w:t>khoảng</w:t>
            </w:r>
            <w:r w:rsidRPr="007A7E42">
              <w:rPr>
                <w:rFonts w:ascii="Palatino Linotype" w:hAnsi="Palatino Linotype" w:cstheme="majorHAnsi"/>
                <w:sz w:val="24"/>
                <w:szCs w:val="24"/>
                <w:lang w:val="en-US"/>
              </w:rPr>
              <w:t xml:space="preserve"> </w:t>
            </w:r>
            <w:r w:rsidRPr="007A7E42">
              <w:rPr>
                <w:rFonts w:ascii="Palatino Linotype" w:hAnsi="Palatino Linotype" w:cstheme="majorHAnsi"/>
                <w:sz w:val="24"/>
                <w:szCs w:val="24"/>
              </w:rPr>
              <w:t>cách 2 thuyền A và B</w:t>
            </w:r>
            <w:r w:rsidRPr="007A7E42">
              <w:rPr>
                <w:rFonts w:ascii="Palatino Linotype" w:hAnsi="Palatino Linotype" w:cstheme="majorHAnsi"/>
                <w:sz w:val="24"/>
                <w:szCs w:val="24"/>
                <w:lang w:val="en-US"/>
              </w:rPr>
              <w:t xml:space="preserve"> (làm tròn đến 1 chữ số thập phân).</w:t>
            </w:r>
          </w:p>
        </w:tc>
        <w:tc>
          <w:tcPr>
            <w:tcW w:w="4394" w:type="dxa"/>
          </w:tcPr>
          <w:p w14:paraId="047D62AC"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noProof/>
              </w:rPr>
              <w:drawing>
                <wp:anchor distT="0" distB="0" distL="114300" distR="114300" simplePos="0" relativeHeight="251668480" behindDoc="1" locked="0" layoutInCell="1" allowOverlap="1" wp14:anchorId="43EDD891" wp14:editId="169A0B78">
                  <wp:simplePos x="0" y="0"/>
                  <wp:positionH relativeFrom="margin">
                    <wp:posOffset>465666</wp:posOffset>
                  </wp:positionH>
                  <wp:positionV relativeFrom="paragraph">
                    <wp:posOffset>423</wp:posOffset>
                  </wp:positionV>
                  <wp:extent cx="2759710" cy="1360170"/>
                  <wp:effectExtent l="0" t="0" r="2540" b="0"/>
                  <wp:wrapTight wrapText="bothSides">
                    <wp:wrapPolygon edited="0">
                      <wp:start x="0" y="0"/>
                      <wp:lineTo x="0" y="21176"/>
                      <wp:lineTo x="21471" y="21176"/>
                      <wp:lineTo x="21471" y="0"/>
                      <wp:lineTo x="0" y="0"/>
                    </wp:wrapPolygon>
                  </wp:wrapTight>
                  <wp:docPr id="491" name="Picture 491" descr="C:\Users\Administrator\Desktop\5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dministrator\Desktop\5555.png"/>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759710" cy="1360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76705FE6" w14:textId="77777777" w:rsidTr="00FD49F4">
        <w:tc>
          <w:tcPr>
            <w:tcW w:w="6374" w:type="dxa"/>
          </w:tcPr>
          <w:p w14:paraId="6443D228"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p w14:paraId="18E23FBF" w14:textId="77777777" w:rsidR="00BD40CA" w:rsidRPr="007A7E42" w:rsidRDefault="00BD40CA" w:rsidP="00FD49F4">
            <w:pPr>
              <w:spacing w:line="276" w:lineRule="auto"/>
              <w:jc w:val="both"/>
              <w:rPr>
                <w:rFonts w:ascii="Palatino Linotype" w:hAnsi="Palatino Linotype" w:cstheme="majorHAnsi"/>
                <w:i/>
                <w:noProof/>
                <w:sz w:val="24"/>
                <w:szCs w:val="24"/>
              </w:rPr>
            </w:pPr>
            <w:r w:rsidRPr="007A7E42">
              <w:rPr>
                <w:rFonts w:ascii="Palatino Linotype" w:hAnsi="Palatino Linotype" w:cstheme="majorHAnsi"/>
                <w:b/>
                <w:sz w:val="24"/>
                <w:szCs w:val="24"/>
                <w:lang w:val="en-US"/>
              </w:rPr>
              <w:t>Bài 51:</w:t>
            </w:r>
            <w:r w:rsidRPr="007A7E42">
              <w:rPr>
                <w:rFonts w:ascii="Palatino Linotype" w:hAnsi="Palatino Linotype" w:cstheme="majorHAnsi"/>
                <w:b/>
                <w:i/>
                <w:sz w:val="24"/>
                <w:szCs w:val="24"/>
                <w:lang w:val="en-US"/>
              </w:rPr>
              <w:t xml:space="preserve"> </w:t>
            </w:r>
            <w:r w:rsidRPr="007A7E42">
              <w:rPr>
                <w:rStyle w:val="Emphasis"/>
                <w:rFonts w:ascii="Palatino Linotype" w:hAnsi="Palatino Linotype" w:cstheme="majorHAnsi"/>
                <w:sz w:val="24"/>
                <w:szCs w:val="24"/>
                <w:shd w:val="clear" w:color="auto" w:fill="FFFFFF"/>
                <w:lang w:val="nl-NL"/>
              </w:rPr>
              <w:t xml:space="preserve">Hai chiếc thuyền A và B cách nhau bao nhiêu (làm tròn đến chữ số thập phân thứ hai), biết rằng từ vị trí K người ta quan sát 2 thuyền với các góc </w:t>
            </w:r>
            <m:oMath>
              <m:acc>
                <m:accPr>
                  <m:ctrlPr>
                    <w:rPr>
                      <w:rFonts w:ascii="Cambria Math" w:hAnsi="Cambria Math" w:cstheme="majorHAnsi"/>
                      <w:sz w:val="24"/>
                      <w:szCs w:val="24"/>
                    </w:rPr>
                  </m:ctrlPr>
                </m:accPr>
                <m:e>
                  <m:r>
                    <m:rPr>
                      <m:sty m:val="p"/>
                    </m:rPr>
                    <w:rPr>
                      <w:rFonts w:ascii="Cambria Math" w:hAnsi="Cambria Math" w:cstheme="majorHAnsi"/>
                      <w:sz w:val="24"/>
                      <w:szCs w:val="24"/>
                    </w:rPr>
                    <m:t>AKB</m:t>
                  </m:r>
                </m:e>
              </m:acc>
              <m:r>
                <m:rPr>
                  <m:sty m:val="p"/>
                </m:rPr>
                <w:rPr>
                  <w:rFonts w:ascii="Cambria Math" w:hAnsi="Cambria Math" w:cstheme="majorHAnsi"/>
                  <w:sz w:val="24"/>
                  <w:szCs w:val="24"/>
                </w:rPr>
                <m:t>=</m:t>
              </m:r>
              <m:sSup>
                <m:sSupPr>
                  <m:ctrlPr>
                    <w:rPr>
                      <w:rFonts w:ascii="Cambria Math" w:hAnsi="Cambria Math" w:cstheme="majorHAnsi"/>
                      <w:sz w:val="24"/>
                      <w:szCs w:val="24"/>
                    </w:rPr>
                  </m:ctrlPr>
                </m:sSupPr>
                <m:e>
                  <m:r>
                    <m:rPr>
                      <m:sty m:val="p"/>
                    </m:rPr>
                    <w:rPr>
                      <w:rFonts w:ascii="Cambria Math" w:hAnsi="Cambria Math" w:cstheme="majorHAnsi"/>
                      <w:sz w:val="24"/>
                      <w:szCs w:val="24"/>
                    </w:rPr>
                    <m:t>15</m:t>
                  </m:r>
                </m:e>
                <m:sup>
                  <m:r>
                    <m:rPr>
                      <m:sty m:val="p"/>
                    </m:rPr>
                    <w:rPr>
                      <w:rFonts w:ascii="Cambria Math" w:hAnsi="Cambria Math" w:cstheme="majorHAnsi"/>
                      <w:sz w:val="24"/>
                      <w:szCs w:val="24"/>
                    </w:rPr>
                    <m:t>0</m:t>
                  </m:r>
                </m:sup>
              </m:sSup>
            </m:oMath>
            <w:r w:rsidRPr="007A7E42">
              <w:rPr>
                <w:rFonts w:ascii="Palatino Linotype" w:hAnsi="Palatino Linotype" w:cstheme="majorHAnsi"/>
                <w:sz w:val="24"/>
                <w:szCs w:val="24"/>
              </w:rPr>
              <w:t xml:space="preserve"> và </w:t>
            </w:r>
            <m:oMath>
              <m:acc>
                <m:accPr>
                  <m:ctrlPr>
                    <w:rPr>
                      <w:rFonts w:ascii="Cambria Math" w:hAnsi="Cambria Math" w:cstheme="majorHAnsi"/>
                      <w:sz w:val="24"/>
                      <w:szCs w:val="24"/>
                    </w:rPr>
                  </m:ctrlPr>
                </m:accPr>
                <m:e>
                  <m:r>
                    <m:rPr>
                      <m:sty m:val="p"/>
                    </m:rPr>
                    <w:rPr>
                      <w:rFonts w:ascii="Cambria Math" w:hAnsi="Cambria Math" w:cstheme="majorHAnsi"/>
                      <w:sz w:val="24"/>
                      <w:szCs w:val="24"/>
                    </w:rPr>
                    <m:t>AKI</m:t>
                  </m:r>
                </m:e>
              </m:acc>
              <m:r>
                <m:rPr>
                  <m:sty m:val="p"/>
                </m:rPr>
                <w:rPr>
                  <w:rFonts w:ascii="Cambria Math" w:hAnsi="Cambria Math" w:cstheme="majorHAnsi"/>
                  <w:sz w:val="24"/>
                  <w:szCs w:val="24"/>
                </w:rPr>
                <m:t>=</m:t>
              </m:r>
              <m:sSup>
                <m:sSupPr>
                  <m:ctrlPr>
                    <w:rPr>
                      <w:rFonts w:ascii="Cambria Math" w:hAnsi="Cambria Math" w:cstheme="majorHAnsi"/>
                      <w:sz w:val="24"/>
                      <w:szCs w:val="24"/>
                    </w:rPr>
                  </m:ctrlPr>
                </m:sSupPr>
                <m:e>
                  <m:r>
                    <m:rPr>
                      <m:sty m:val="p"/>
                    </m:rPr>
                    <w:rPr>
                      <w:rFonts w:ascii="Cambria Math" w:hAnsi="Cambria Math" w:cstheme="majorHAnsi"/>
                      <w:sz w:val="24"/>
                      <w:szCs w:val="24"/>
                    </w:rPr>
                    <m:t>50</m:t>
                  </m:r>
                </m:e>
                <m:sup>
                  <m:r>
                    <m:rPr>
                      <m:sty m:val="p"/>
                    </m:rPr>
                    <w:rPr>
                      <w:rFonts w:ascii="Cambria Math" w:hAnsi="Cambria Math" w:cstheme="majorHAnsi"/>
                      <w:sz w:val="24"/>
                      <w:szCs w:val="24"/>
                    </w:rPr>
                    <m:t>0</m:t>
                  </m:r>
                </m:sup>
              </m:sSup>
            </m:oMath>
            <w:r w:rsidRPr="007A7E42">
              <w:rPr>
                <w:rFonts w:ascii="Palatino Linotype" w:eastAsiaTheme="minorEastAsia" w:hAnsi="Palatino Linotype" w:cstheme="majorHAnsi"/>
                <w:sz w:val="24"/>
                <w:szCs w:val="24"/>
                <w:lang w:val="en-US"/>
              </w:rPr>
              <w:t xml:space="preserve"> </w:t>
            </w:r>
            <w:r w:rsidRPr="007A7E42">
              <w:rPr>
                <w:rStyle w:val="Emphasis"/>
                <w:rFonts w:ascii="Palatino Linotype" w:hAnsi="Palatino Linotype" w:cstheme="majorHAnsi"/>
                <w:sz w:val="24"/>
                <w:szCs w:val="24"/>
                <w:shd w:val="clear" w:color="auto" w:fill="FFFFFF"/>
                <w:lang w:val="nl-NL"/>
              </w:rPr>
              <w:t>và khoảng cách IK là 380m.</w:t>
            </w:r>
            <w:r w:rsidRPr="007A7E42">
              <w:rPr>
                <w:rFonts w:ascii="Palatino Linotype" w:hAnsi="Palatino Linotype" w:cstheme="majorHAnsi"/>
                <w:noProof/>
                <w:sz w:val="24"/>
                <w:szCs w:val="24"/>
              </w:rPr>
              <w:t xml:space="preserve"> </w:t>
            </w:r>
          </w:p>
          <w:p w14:paraId="3AB4357D"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2E74D19B" w14:textId="77777777" w:rsidR="00BD40CA" w:rsidRPr="007A7E42" w:rsidRDefault="00BD40CA" w:rsidP="00FD49F4">
            <w:pPr>
              <w:spacing w:line="276" w:lineRule="auto"/>
              <w:ind w:right="457"/>
              <w:rPr>
                <w:rFonts w:ascii="Palatino Linotype" w:hAnsi="Palatino Linotype" w:cstheme="majorHAnsi"/>
                <w:noProof/>
                <w:sz w:val="24"/>
                <w:szCs w:val="24"/>
                <w:lang w:val="en-US"/>
              </w:rPr>
            </w:pPr>
            <w:r w:rsidRPr="007A7E42">
              <w:rPr>
                <w:rFonts w:ascii="Palatino Linotype" w:hAnsi="Palatino Linotype" w:cstheme="majorHAnsi"/>
                <w:noProof/>
                <w:color w:val="D9D9D9" w:themeColor="background1" w:themeShade="D9"/>
              </w:rPr>
              <w:drawing>
                <wp:anchor distT="0" distB="0" distL="114300" distR="114300" simplePos="0" relativeHeight="251671552" behindDoc="0" locked="0" layoutInCell="1" allowOverlap="1" wp14:anchorId="2EB6B770" wp14:editId="32A80A0C">
                  <wp:simplePos x="0" y="0"/>
                  <wp:positionH relativeFrom="margin">
                    <wp:posOffset>1132417</wp:posOffset>
                  </wp:positionH>
                  <wp:positionV relativeFrom="paragraph">
                    <wp:posOffset>212</wp:posOffset>
                  </wp:positionV>
                  <wp:extent cx="2091055" cy="1533525"/>
                  <wp:effectExtent l="0" t="0" r="4445" b="0"/>
                  <wp:wrapSquare wrapText="bothSides"/>
                  <wp:docPr id="503"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149" cstate="print">
                            <a:extLst>
                              <a:ext uri="{28A0092B-C50C-407E-A947-70E740481C1C}">
                                <a14:useLocalDpi xmlns:a14="http://schemas.microsoft.com/office/drawing/2010/main" val="0"/>
                              </a:ext>
                            </a:extLst>
                          </a:blip>
                          <a:srcRect r="4333" b="9524"/>
                          <a:stretch>
                            <a:fillRect/>
                          </a:stretch>
                        </pic:blipFill>
                        <pic:spPr bwMode="auto">
                          <a:xfrm>
                            <a:off x="0" y="0"/>
                            <a:ext cx="2091055" cy="15335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299EEF0" w14:textId="77777777" w:rsidR="00BD40CA" w:rsidRPr="007A7E42" w:rsidRDefault="00BD40CA" w:rsidP="00FD49F4">
            <w:pPr>
              <w:spacing w:line="276" w:lineRule="auto"/>
              <w:ind w:right="457"/>
              <w:rPr>
                <w:rFonts w:ascii="Palatino Linotype" w:hAnsi="Palatino Linotype" w:cstheme="majorHAnsi"/>
                <w:noProof/>
                <w:sz w:val="24"/>
                <w:szCs w:val="24"/>
                <w:lang w:val="en-US"/>
              </w:rPr>
            </w:pPr>
          </w:p>
        </w:tc>
      </w:tr>
      <w:tr w:rsidR="00BD40CA" w:rsidRPr="007A7E42" w14:paraId="1D4D89F3" w14:textId="77777777" w:rsidTr="00FD49F4">
        <w:tc>
          <w:tcPr>
            <w:tcW w:w="6374" w:type="dxa"/>
          </w:tcPr>
          <w:p w14:paraId="501BFE47"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p w14:paraId="5CF6D038"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rPr>
              <w:t xml:space="preserve">Bài </w:t>
            </w:r>
            <w:r w:rsidRPr="007A7E42">
              <w:rPr>
                <w:rFonts w:ascii="Palatino Linotype" w:hAnsi="Palatino Linotype" w:cstheme="majorHAnsi"/>
                <w:b/>
                <w:noProof/>
                <w:sz w:val="24"/>
                <w:szCs w:val="24"/>
                <w:lang w:val="en-US"/>
              </w:rPr>
              <w:t>52</w:t>
            </w:r>
            <w:r w:rsidRPr="007A7E42">
              <w:rPr>
                <w:rFonts w:ascii="Palatino Linotype" w:hAnsi="Palatino Linotype" w:cstheme="majorHAnsi"/>
                <w:b/>
                <w:noProof/>
                <w:sz w:val="24"/>
                <w:szCs w:val="24"/>
              </w:rPr>
              <w:t xml:space="preserve">: </w:t>
            </w:r>
            <w:r w:rsidRPr="007A7E42">
              <w:rPr>
                <w:rFonts w:ascii="Palatino Linotype" w:hAnsi="Palatino Linotype" w:cstheme="majorHAnsi"/>
                <w:noProof/>
                <w:sz w:val="24"/>
                <w:szCs w:val="24"/>
              </w:rPr>
              <w:t xml:space="preserve">Hai chiếc thuyền A và B ở vị trí được minh họa như hình vẽ, biết </w:t>
            </w:r>
            <w:r w:rsidRPr="007A7E42">
              <w:rPr>
                <w:rFonts w:asciiTheme="minorHAnsi" w:hAnsiTheme="minorHAnsi"/>
                <w:kern w:val="2"/>
                <w:position w:val="-10"/>
                <w:sz w:val="24"/>
                <w:szCs w:val="24"/>
                <w:lang w:val="en-US"/>
                <w14:ligatures w14:val="standardContextual"/>
              </w:rPr>
              <w:object w:dxaOrig="1300" w:dyaOrig="440" w14:anchorId="337EC368">
                <v:shape id="_x0000_i1038" type="#_x0000_t75" style="width:65.25pt;height:22.5pt" o:ole="">
                  <v:imagedata r:id="rId150" o:title=""/>
                </v:shape>
                <o:OLEObject Type="Embed" ProgID="Equation.DSMT4" ShapeID="_x0000_i1038" DrawAspect="Content" ObjectID="_1847052454" r:id="rId151"/>
              </w:object>
            </w:r>
            <w:r w:rsidRPr="007A7E42">
              <w:rPr>
                <w:rFonts w:ascii="Palatino Linotype" w:hAnsi="Palatino Linotype" w:cstheme="majorHAnsi"/>
                <w:noProof/>
                <w:sz w:val="24"/>
                <w:szCs w:val="24"/>
              </w:rPr>
              <w:t xml:space="preserve"> </w:t>
            </w:r>
            <w:r w:rsidRPr="007A7E42">
              <w:rPr>
                <w:rFonts w:asciiTheme="minorHAnsi" w:hAnsiTheme="minorHAnsi"/>
                <w:kern w:val="2"/>
                <w:position w:val="-6"/>
                <w:sz w:val="24"/>
                <w:szCs w:val="24"/>
                <w:lang w:val="en-US"/>
                <w14:ligatures w14:val="standardContextual"/>
              </w:rPr>
              <w:object w:dxaOrig="1280" w:dyaOrig="400" w14:anchorId="211B29C6">
                <v:shape id="_x0000_i1039" type="#_x0000_t75" style="width:65.25pt;height:19.5pt" o:ole="">
                  <v:imagedata r:id="rId152" o:title=""/>
                </v:shape>
                <o:OLEObject Type="Embed" ProgID="Equation.DSMT4" ShapeID="_x0000_i1039" DrawAspect="Content" ObjectID="_1847052455" r:id="rId153"/>
              </w:object>
            </w:r>
            <w:r w:rsidRPr="007A7E42">
              <w:rPr>
                <w:rFonts w:ascii="Palatino Linotype" w:hAnsi="Palatino Linotype" w:cstheme="majorHAnsi"/>
                <w:noProof/>
                <w:sz w:val="24"/>
                <w:szCs w:val="24"/>
              </w:rPr>
              <w:t xml:space="preserve"> và độ dài </w:t>
            </w:r>
            <w:r w:rsidRPr="007A7E42">
              <w:rPr>
                <w:rFonts w:asciiTheme="minorHAnsi" w:hAnsiTheme="minorHAnsi"/>
                <w:kern w:val="2"/>
                <w:position w:val="-6"/>
                <w:sz w:val="24"/>
                <w:szCs w:val="24"/>
                <w:lang w:val="en-US"/>
                <w14:ligatures w14:val="standardContextual"/>
              </w:rPr>
              <w:object w:dxaOrig="1460" w:dyaOrig="300" w14:anchorId="2A1E653A">
                <v:shape id="_x0000_i1040" type="#_x0000_t75" style="width:1in;height:16.5pt" o:ole="">
                  <v:imagedata r:id="rId154" o:title=""/>
                </v:shape>
                <o:OLEObject Type="Embed" ProgID="Equation.DSMT4" ShapeID="_x0000_i1040" DrawAspect="Content" ObjectID="_1847052456" r:id="rId155"/>
              </w:object>
            </w:r>
            <w:r w:rsidRPr="007A7E42">
              <w:rPr>
                <w:rFonts w:ascii="Palatino Linotype" w:hAnsi="Palatino Linotype" w:cstheme="majorHAnsi"/>
                <w:noProof/>
                <w:sz w:val="24"/>
                <w:szCs w:val="24"/>
              </w:rPr>
              <w:t xml:space="preserve"> Tính khoảng cách của hai chiếc thuyền (làm tròn đến 1 chữ số thập phân).</w:t>
            </w:r>
          </w:p>
          <w:p w14:paraId="039ED9CD"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00163EB4" w14:textId="77777777" w:rsidR="00BD40CA" w:rsidRPr="007A7E42" w:rsidRDefault="00BD40CA" w:rsidP="00FD49F4">
            <w:pPr>
              <w:spacing w:line="276" w:lineRule="auto"/>
              <w:ind w:right="457"/>
              <w:rPr>
                <w:rFonts w:ascii="Palatino Linotype" w:hAnsi="Palatino Linotype" w:cstheme="majorHAnsi"/>
                <w:noProof/>
                <w:sz w:val="24"/>
                <w:szCs w:val="24"/>
                <w:lang w:val="en-US"/>
              </w:rPr>
            </w:pPr>
            <w:r w:rsidRPr="007A7E42">
              <w:rPr>
                <w:rFonts w:ascii="Palatino Linotype" w:hAnsi="Palatino Linotype" w:cstheme="majorHAnsi"/>
                <w:noProof/>
              </w:rPr>
              <w:drawing>
                <wp:anchor distT="0" distB="0" distL="114300" distR="114300" simplePos="0" relativeHeight="251674624" behindDoc="1" locked="0" layoutInCell="1" allowOverlap="1" wp14:anchorId="73963756" wp14:editId="64D5DB4C">
                  <wp:simplePos x="0" y="0"/>
                  <wp:positionH relativeFrom="margin">
                    <wp:posOffset>708236</wp:posOffset>
                  </wp:positionH>
                  <wp:positionV relativeFrom="paragraph">
                    <wp:posOffset>0</wp:posOffset>
                  </wp:positionV>
                  <wp:extent cx="2181225" cy="2190750"/>
                  <wp:effectExtent l="0" t="0" r="9525" b="0"/>
                  <wp:wrapSquare wrapText="bothSides"/>
                  <wp:docPr id="502" name="Picture 7" descr="A diagram of a triangle with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7" descr="A diagram of a triangle with a straight line&#10;&#10;AI-generated content may be incorrec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a:xfrm>
                            <a:off x="0" y="0"/>
                            <a:ext cx="2181225"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703FD4" w14:textId="77777777" w:rsidR="00BD40CA" w:rsidRPr="007A7E42" w:rsidRDefault="00BD40CA" w:rsidP="00FD49F4">
            <w:pPr>
              <w:spacing w:line="276" w:lineRule="auto"/>
              <w:ind w:right="457"/>
              <w:rPr>
                <w:rFonts w:ascii="Palatino Linotype" w:hAnsi="Palatino Linotype" w:cstheme="majorHAnsi"/>
                <w:noProof/>
                <w:sz w:val="24"/>
                <w:szCs w:val="24"/>
                <w:lang w:val="en-US"/>
              </w:rPr>
            </w:pPr>
          </w:p>
        </w:tc>
      </w:tr>
    </w:tbl>
    <w:p w14:paraId="37622C41" w14:textId="59B65679" w:rsidR="00520281" w:rsidRPr="00BD40CA" w:rsidRDefault="00520281" w:rsidP="00BD40CA"/>
    <w:sectPr w:rsidR="00520281" w:rsidRPr="00BD40CA" w:rsidSect="002F2149">
      <w:headerReference w:type="default" r:id="rId157"/>
      <w:footerReference w:type="default" r:id="rId158"/>
      <w:pgSz w:w="12240" w:h="15840"/>
      <w:pgMar w:top="-63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A9CE6" w14:textId="77777777" w:rsidR="00362F92" w:rsidRDefault="00362F92" w:rsidP="00520281">
      <w:pPr>
        <w:spacing w:after="0" w:line="240" w:lineRule="auto"/>
      </w:pPr>
      <w:r>
        <w:separator/>
      </w:r>
    </w:p>
  </w:endnote>
  <w:endnote w:type="continuationSeparator" w:id="0">
    <w:p w14:paraId="363CE18F" w14:textId="77777777" w:rsidR="00362F92" w:rsidRDefault="00362F92" w:rsidP="00520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8E80" w14:textId="7FD60EE5" w:rsidR="00520281" w:rsidRPr="001C4F76" w:rsidRDefault="00520281" w:rsidP="00520281">
    <w:pPr>
      <w:pStyle w:val="Footer"/>
      <w:tabs>
        <w:tab w:val="center" w:pos="4819"/>
        <w:tab w:val="left" w:pos="7166"/>
      </w:tabs>
      <w:jc w:val="center"/>
      <w:rPr>
        <w:rFonts w:ascii="Tahoma" w:hAnsi="Tahoma" w:cs="Tahoma"/>
        <w:color w:val="833C0B" w:themeColor="accent2" w:themeShade="80"/>
      </w:rPr>
    </w:pPr>
    <w:r>
      <w:rPr>
        <w:rFonts w:ascii="Tahoma" w:hAnsi="Tahoma" w:cs="Tahoma"/>
        <w:color w:val="833C0B" w:themeColor="accent2" w:themeShade="80"/>
      </w:rPr>
      <w:sym w:font="Symbol" w:char="F0A8"/>
    </w:r>
    <w:r>
      <w:rPr>
        <w:rFonts w:ascii="Tahoma" w:hAnsi="Tahoma" w:cs="Tahoma"/>
        <w:color w:val="833C0B" w:themeColor="accent2" w:themeShade="80"/>
      </w:rPr>
      <w:sym w:font="Symbol" w:char="F0A9"/>
    </w:r>
    <w:r>
      <w:rPr>
        <w:rFonts w:ascii="Tahoma" w:hAnsi="Tahoma" w:cs="Tahoma"/>
        <w:color w:val="833C0B" w:themeColor="accent2" w:themeShade="80"/>
      </w:rPr>
      <w:sym w:font="Symbol" w:char="F0AA"/>
    </w:r>
    <w:r>
      <w:rPr>
        <w:rFonts w:ascii="Tahoma" w:hAnsi="Tahoma" w:cs="Tahoma"/>
        <w:color w:val="833C0B" w:themeColor="accent2" w:themeShade="80"/>
      </w:rPr>
      <w:sym w:font="Symbol" w:char="F0A7"/>
    </w:r>
    <w:sdt>
      <w:sdtPr>
        <w:rPr>
          <w:rFonts w:ascii="Tahoma" w:hAnsi="Tahoma" w:cs="Tahoma"/>
          <w:color w:val="833C0B" w:themeColor="accent2" w:themeShade="80"/>
        </w:rPr>
        <w:id w:val="516900514"/>
        <w:docPartObj>
          <w:docPartGallery w:val="Page Numbers (Bottom of Page)"/>
          <w:docPartUnique/>
        </w:docPartObj>
      </w:sdtPr>
      <w:sdtEndPr>
        <w:rPr>
          <w:noProof/>
        </w:rPr>
      </w:sdtEndPr>
      <w:sdtContent>
        <w:r>
          <w:rPr>
            <w:rFonts w:ascii="Tahoma" w:hAnsi="Tahoma" w:cs="Tahoma"/>
            <w:color w:val="833C0B" w:themeColor="accent2" w:themeShade="80"/>
          </w:rPr>
          <w:t xml:space="preserve"> -</w:t>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Trang </w:t>
        </w:r>
        <w:r w:rsidRPr="00812B39">
          <w:rPr>
            <w:rFonts w:ascii="Tahoma" w:hAnsi="Tahoma" w:cs="Tahoma"/>
            <w:color w:val="833C0B" w:themeColor="accent2" w:themeShade="80"/>
          </w:rPr>
          <w:fldChar w:fldCharType="begin"/>
        </w:r>
        <w:r w:rsidRPr="00812B39">
          <w:rPr>
            <w:rFonts w:ascii="Tahoma" w:hAnsi="Tahoma" w:cs="Tahoma"/>
            <w:color w:val="833C0B" w:themeColor="accent2" w:themeShade="80"/>
          </w:rPr>
          <w:instrText xml:space="preserve"> PAGE    \* MERGEFORMAT </w:instrText>
        </w:r>
        <w:r w:rsidRPr="00812B39">
          <w:rPr>
            <w:rFonts w:ascii="Tahoma" w:hAnsi="Tahoma" w:cs="Tahoma"/>
            <w:color w:val="833C0B" w:themeColor="accent2" w:themeShade="80"/>
          </w:rPr>
          <w:fldChar w:fldCharType="separate"/>
        </w:r>
        <w:r>
          <w:rPr>
            <w:rFonts w:ascii="Tahoma" w:hAnsi="Tahoma" w:cs="Tahoma"/>
            <w:color w:val="833C0B" w:themeColor="accent2" w:themeShade="80"/>
          </w:rPr>
          <w:t>69</w:t>
        </w:r>
        <w:r w:rsidRPr="00812B39">
          <w:rPr>
            <w:rFonts w:ascii="Tahoma" w:hAnsi="Tahoma" w:cs="Tahoma"/>
            <w:noProof/>
            <w:color w:val="833C0B" w:themeColor="accent2" w:themeShade="80"/>
          </w:rPr>
          <w:fldChar w:fldCharType="end"/>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 </w:t>
        </w:r>
        <w:r>
          <w:rPr>
            <w:rFonts w:ascii="Tahoma" w:hAnsi="Tahoma" w:cs="Tahoma"/>
            <w:color w:val="833C0B" w:themeColor="accent2" w:themeShade="80"/>
          </w:rPr>
          <w:sym w:font="Symbol" w:char="F0A7"/>
        </w:r>
        <w:r>
          <w:rPr>
            <w:rFonts w:ascii="Tahoma" w:hAnsi="Tahoma" w:cs="Tahoma"/>
            <w:color w:val="833C0B" w:themeColor="accent2" w:themeShade="80"/>
          </w:rPr>
          <w:sym w:font="Symbol" w:char="F0AA"/>
        </w:r>
        <w:r>
          <w:rPr>
            <w:rFonts w:ascii="Tahoma" w:hAnsi="Tahoma" w:cs="Tahoma"/>
            <w:color w:val="833C0B" w:themeColor="accent2" w:themeShade="80"/>
          </w:rPr>
          <w:sym w:font="Symbol" w:char="F0A9"/>
        </w:r>
        <w:r>
          <w:rPr>
            <w:rFonts w:ascii="Tahoma" w:hAnsi="Tahoma" w:cs="Tahoma"/>
            <w:color w:val="833C0B" w:themeColor="accent2" w:themeShade="80"/>
          </w:rPr>
          <w:sym w:font="Symbol" w:char="F0A8"/>
        </w:r>
      </w:sdtContent>
    </w:sdt>
  </w:p>
  <w:p w14:paraId="75E622F2" w14:textId="5375805E" w:rsidR="00520281" w:rsidRDefault="00520281" w:rsidP="00520281">
    <w:pPr>
      <w:pStyle w:val="Footer"/>
      <w:tabs>
        <w:tab w:val="clear" w:pos="4680"/>
        <w:tab w:val="clear" w:pos="9360"/>
        <w:tab w:val="left" w:pos="300"/>
        <w:tab w:val="left" w:pos="27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6B231" w14:textId="77777777" w:rsidR="00362F92" w:rsidRDefault="00362F92" w:rsidP="00520281">
      <w:pPr>
        <w:spacing w:after="0" w:line="240" w:lineRule="auto"/>
      </w:pPr>
      <w:r>
        <w:separator/>
      </w:r>
    </w:p>
  </w:footnote>
  <w:footnote w:type="continuationSeparator" w:id="0">
    <w:p w14:paraId="75D18FB8" w14:textId="77777777" w:rsidR="00362F92" w:rsidRDefault="00362F92" w:rsidP="00520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8923" w14:textId="0350A55C" w:rsidR="00520281" w:rsidRDefault="00520281">
    <w:pPr>
      <w:pStyle w:val="Header"/>
    </w:pPr>
    <w:r w:rsidRPr="00826C16">
      <w:rPr>
        <w:rFonts w:ascii="Cambria" w:hAnsi="Cambria" w:cstheme="minorHAnsi"/>
        <w:b/>
        <w:bCs/>
        <w:i/>
        <w:iCs/>
        <w:noProof/>
        <w:highlight w:val="lightGray"/>
      </w:rPr>
      <mc:AlternateContent>
        <mc:Choice Requires="wps">
          <w:drawing>
            <wp:anchor distT="0" distB="0" distL="114300" distR="114300" simplePos="0" relativeHeight="251661312" behindDoc="1" locked="0" layoutInCell="1" allowOverlap="1" wp14:anchorId="16399958" wp14:editId="4EF308C4">
              <wp:simplePos x="0" y="0"/>
              <wp:positionH relativeFrom="margin">
                <wp:posOffset>-514350</wp:posOffset>
              </wp:positionH>
              <wp:positionV relativeFrom="paragraph">
                <wp:posOffset>209550</wp:posOffset>
              </wp:positionV>
              <wp:extent cx="7000875" cy="9264015"/>
              <wp:effectExtent l="0" t="0" r="28575" b="13335"/>
              <wp:wrapNone/>
              <wp:docPr id="1571261671" name="Flowchart: Alternate Process 2"/>
              <wp:cNvGraphicFramePr/>
              <a:graphic xmlns:a="http://schemas.openxmlformats.org/drawingml/2006/main">
                <a:graphicData uri="http://schemas.microsoft.com/office/word/2010/wordprocessingShape">
                  <wps:wsp>
                    <wps:cNvSpPr/>
                    <wps:spPr>
                      <a:xfrm flipH="1">
                        <a:off x="0" y="0"/>
                        <a:ext cx="7000875" cy="9264015"/>
                      </a:xfrm>
                      <a:prstGeom prst="round2DiagRect">
                        <a:avLst>
                          <a:gd name="adj1" fmla="val 7890"/>
                          <a:gd name="adj2" fmla="val 0"/>
                        </a:avLst>
                      </a:prstGeom>
                      <a:ln>
                        <a:solidFill>
                          <a:schemeClr val="accent2">
                            <a:lumMod val="75000"/>
                          </a:schemeClr>
                        </a:solidFill>
                        <a:prstDash val="dashDot"/>
                      </a:ln>
                    </wps:spPr>
                    <wps:style>
                      <a:lnRef idx="2">
                        <a:schemeClr val="dk1"/>
                      </a:lnRef>
                      <a:fillRef idx="1">
                        <a:schemeClr val="lt1"/>
                      </a:fillRef>
                      <a:effectRef idx="0">
                        <a:schemeClr val="dk1"/>
                      </a:effectRef>
                      <a:fontRef idx="minor">
                        <a:schemeClr val="dk1"/>
                      </a:fontRef>
                    </wps:style>
                    <wps:txbx>
                      <w:txbxContent>
                        <w:p w14:paraId="562365AE" w14:textId="77777777" w:rsidR="00520281" w:rsidRDefault="00520281" w:rsidP="005202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9958" id="Flowchart: Alternate Process 2" o:spid="_x0000_s1028" style="position:absolute;margin-left:-40.5pt;margin-top:16.5pt;width:551.25pt;height:729.45pt;flip:x;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00875,92640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" adj="-11796480,,5400" path="m552369,l7000875,r,l7000875,8711646v,305065,-247304,552369,-552369,552369l,9264015r,l,552369c,247304,247304,,552369,xe" fillcolor="white [3201]" strokecolor="#c45911 [2405]" strokeweight="1pt">
              <v:stroke dashstyle="dashDot" joinstyle="miter"/>
              <v:formulas/>
              <v:path arrowok="t" o:connecttype="custom" o:connectlocs="552369,0;7000875,0;7000875,0;7000875,8711646;6448506,9264015;0,9264015;0,9264015;0,552369;552369,0" o:connectangles="0,0,0,0,0,0,0,0,0" textboxrect="0,0,7000875,9264015"/>
              <v:textbox>
                <w:txbxContent>
                  <w:p w14:paraId="562365AE" w14:textId="77777777" w:rsidR="00520281" w:rsidRDefault="00520281" w:rsidP="00520281">
                    <w:pPr>
                      <w:jc w:val="center"/>
                    </w:pPr>
                  </w:p>
                </w:txbxContent>
              </v:textbox>
              <w10:wrap anchorx="margin"/>
            </v:shape>
          </w:pict>
        </mc:Fallback>
      </mc:AlternateContent>
    </w:r>
    <w:r>
      <w:rPr>
        <w:rFonts w:ascii="Cambria" w:hAnsi="Cambria" w:cstheme="minorHAnsi"/>
        <w:b/>
        <w:bCs/>
        <w:highlight w:val="lightGray"/>
      </w:rPr>
      <w:t>Thầy Phát Dạy Toán</w:t>
    </w:r>
    <w:r>
      <w:rPr>
        <w:rFonts w:ascii="Cambria" w:hAnsi="Cambria" w:cstheme="minorHAnsi"/>
        <w:b/>
        <w:bCs/>
        <w:highlight w:val="lightGray"/>
      </w:rPr>
      <w:tab/>
    </w:r>
    <w:r>
      <w:rPr>
        <w:rFonts w:ascii="Cambria" w:hAnsi="Cambria" w:cstheme="minorHAnsi"/>
        <w:b/>
        <w:bCs/>
        <w:highlight w:val="lightGray"/>
      </w:rPr>
      <w:tab/>
      <w:t>Tài liệu học tập Toán 9</w:t>
    </w:r>
    <w:r w:rsidRPr="00826C16">
      <w:rPr>
        <w:rFonts w:ascii="Cambria" w:hAnsi="Cambria" w:cstheme="minorHAnsi"/>
        <w:b/>
        <w:bCs/>
        <w:i/>
        <w:iCs/>
        <w:noProof/>
        <w:highlight w:val="lightGray"/>
      </w:rPr>
      <w:t xml:space="preserve"> </w:t>
    </w:r>
    <w:r w:rsidRPr="00826C16">
      <w:rPr>
        <w:rFonts w:ascii="Cambria" w:hAnsi="Cambria" w:cstheme="minorHAnsi"/>
        <w:b/>
        <w:bCs/>
        <w:noProof/>
        <w:highlight w:val="lightGray"/>
      </w:rPr>
      <w:drawing>
        <wp:anchor distT="0" distB="0" distL="114300" distR="114300" simplePos="0" relativeHeight="251659264" behindDoc="1" locked="0" layoutInCell="1" allowOverlap="1" wp14:anchorId="1C783F0A" wp14:editId="2B8379A2">
          <wp:simplePos x="0" y="0"/>
          <wp:positionH relativeFrom="page">
            <wp:posOffset>-28575</wp:posOffset>
          </wp:positionH>
          <wp:positionV relativeFrom="paragraph">
            <wp:posOffset>-605155</wp:posOffset>
          </wp:positionV>
          <wp:extent cx="7983855" cy="11310620"/>
          <wp:effectExtent l="0" t="0" r="0" b="5080"/>
          <wp:wrapNone/>
          <wp:docPr id="658621532" name="Picture 1" descr="A grid of pin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9926" name="Picture 1" descr="A grid of pink and whit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83855" cy="113106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06D8EA60"/>
    <w:lvl w:ilvl="0" w:tplc="04090009">
      <w:start w:val="1"/>
      <w:numFmt w:val="bullet"/>
      <w:lvlText w:val=""/>
      <w:lvlJc w:val="left"/>
      <w:pPr>
        <w:ind w:left="780" w:hanging="360"/>
      </w:pPr>
      <w:rPr>
        <w:rFonts w:ascii="Wingdings" w:hAnsi="Wingdings"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 w15:restartNumberingAfterBreak="0">
    <w:nsid w:val="2DD57432"/>
    <w:multiLevelType w:val="hybridMultilevel"/>
    <w:tmpl w:val="B43ABF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232B6F5"/>
    <w:multiLevelType w:val="multilevel"/>
    <w:tmpl w:val="3232B6F5"/>
    <w:lvl w:ilvl="0">
      <w:start w:val="1"/>
      <w:numFmt w:val="lowerLetter"/>
      <w:lvlText w:val="%1)"/>
      <w:lvlJc w:val="left"/>
      <w:pPr>
        <w:tabs>
          <w:tab w:val="left" w:pos="845"/>
        </w:tabs>
        <w:ind w:left="845" w:hanging="65"/>
      </w:pPr>
      <w:rPr>
        <w:rFonts w:ascii="Palatino Linotype" w:hAnsi="Palatino Linotype" w:hint="default"/>
      </w:rPr>
    </w:lvl>
    <w:lvl w:ilvl="1">
      <w:start w:val="1"/>
      <w:numFmt w:val="lowerLetter"/>
      <w:lvlText w:val="%2."/>
      <w:lvlJc w:val="left"/>
      <w:pPr>
        <w:tabs>
          <w:tab w:val="left" w:pos="845"/>
        </w:tabs>
        <w:ind w:left="845" w:firstLine="655"/>
      </w:pPr>
      <w:rPr>
        <w:rFonts w:hint="default"/>
      </w:rPr>
    </w:lvl>
    <w:lvl w:ilvl="2">
      <w:start w:val="1"/>
      <w:numFmt w:val="lowerRoman"/>
      <w:lvlText w:val="%3."/>
      <w:lvlJc w:val="right"/>
      <w:pPr>
        <w:tabs>
          <w:tab w:val="left" w:pos="845"/>
        </w:tabs>
        <w:ind w:left="845" w:firstLine="1555"/>
      </w:pPr>
      <w:rPr>
        <w:rFonts w:hint="default"/>
      </w:rPr>
    </w:lvl>
    <w:lvl w:ilvl="3">
      <w:start w:val="1"/>
      <w:numFmt w:val="decimal"/>
      <w:lvlText w:val="%4."/>
      <w:lvlJc w:val="left"/>
      <w:pPr>
        <w:tabs>
          <w:tab w:val="left" w:pos="845"/>
        </w:tabs>
        <w:ind w:left="845" w:firstLine="2095"/>
      </w:pPr>
      <w:rPr>
        <w:rFonts w:hint="default"/>
      </w:rPr>
    </w:lvl>
    <w:lvl w:ilvl="4">
      <w:start w:val="1"/>
      <w:numFmt w:val="lowerLetter"/>
      <w:lvlText w:val="%5."/>
      <w:lvlJc w:val="left"/>
      <w:pPr>
        <w:tabs>
          <w:tab w:val="left" w:pos="845"/>
        </w:tabs>
        <w:ind w:left="845" w:firstLine="2815"/>
      </w:pPr>
      <w:rPr>
        <w:rFonts w:hint="default"/>
      </w:rPr>
    </w:lvl>
    <w:lvl w:ilvl="5">
      <w:start w:val="1"/>
      <w:numFmt w:val="lowerRoman"/>
      <w:lvlText w:val="%6."/>
      <w:lvlJc w:val="right"/>
      <w:pPr>
        <w:tabs>
          <w:tab w:val="left" w:pos="845"/>
        </w:tabs>
        <w:ind w:left="845" w:firstLine="3715"/>
      </w:pPr>
      <w:rPr>
        <w:rFonts w:hint="default"/>
      </w:rPr>
    </w:lvl>
    <w:lvl w:ilvl="6">
      <w:start w:val="1"/>
      <w:numFmt w:val="decimal"/>
      <w:lvlText w:val="%7."/>
      <w:lvlJc w:val="left"/>
      <w:pPr>
        <w:tabs>
          <w:tab w:val="left" w:pos="845"/>
        </w:tabs>
        <w:ind w:left="845" w:firstLine="4255"/>
      </w:pPr>
      <w:rPr>
        <w:rFonts w:hint="default"/>
      </w:rPr>
    </w:lvl>
    <w:lvl w:ilvl="7">
      <w:start w:val="1"/>
      <w:numFmt w:val="lowerLetter"/>
      <w:lvlText w:val="%8."/>
      <w:lvlJc w:val="left"/>
      <w:pPr>
        <w:tabs>
          <w:tab w:val="left" w:pos="845"/>
        </w:tabs>
        <w:ind w:left="845" w:firstLine="4975"/>
      </w:pPr>
      <w:rPr>
        <w:rFonts w:hint="default"/>
      </w:rPr>
    </w:lvl>
    <w:lvl w:ilvl="8">
      <w:start w:val="1"/>
      <w:numFmt w:val="lowerRoman"/>
      <w:lvlText w:val="%9."/>
      <w:lvlJc w:val="right"/>
      <w:pPr>
        <w:tabs>
          <w:tab w:val="left" w:pos="845"/>
        </w:tabs>
        <w:ind w:left="845" w:firstLine="5875"/>
      </w:pPr>
      <w:rPr>
        <w:rFonts w:hint="default"/>
      </w:rPr>
    </w:lvl>
  </w:abstractNum>
  <w:abstractNum w:abstractNumId="3" w15:restartNumberingAfterBreak="0">
    <w:nsid w:val="37305954"/>
    <w:multiLevelType w:val="hybridMultilevel"/>
    <w:tmpl w:val="86803F88"/>
    <w:lvl w:ilvl="0" w:tplc="F64C6084">
      <w:start w:val="1"/>
      <w:numFmt w:val="decimal"/>
      <w:lvlText w:val="Bài %1:"/>
      <w:lvlJc w:val="left"/>
      <w:pPr>
        <w:ind w:left="810" w:hanging="360"/>
      </w:pPr>
      <w:rPr>
        <w:rFonts w:hint="default"/>
        <w:b/>
        <w:i w:val="0"/>
        <w:caps w:val="0"/>
        <w:strike w:val="0"/>
        <w:dstrike w:val="0"/>
        <w:shadow w:val="0"/>
        <w:emboss w:val="0"/>
        <w:imprint w:val="0"/>
        <w:vanish w:val="0"/>
        <w:sz w:val="26"/>
        <w:szCs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7E6592"/>
    <w:multiLevelType w:val="hybridMultilevel"/>
    <w:tmpl w:val="D088A2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BB21B9"/>
    <w:multiLevelType w:val="hybridMultilevel"/>
    <w:tmpl w:val="2520C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257F38"/>
    <w:multiLevelType w:val="hybridMultilevel"/>
    <w:tmpl w:val="B9628310"/>
    <w:lvl w:ilvl="0" w:tplc="569898F6">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6620F5"/>
    <w:multiLevelType w:val="hybridMultilevel"/>
    <w:tmpl w:val="9C4CA8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FC2E88"/>
    <w:multiLevelType w:val="hybridMultilevel"/>
    <w:tmpl w:val="CCF0C7BA"/>
    <w:lvl w:ilvl="0" w:tplc="7ADA6F64">
      <w:start w:val="1"/>
      <w:numFmt w:val="low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2B0A9F"/>
    <w:multiLevelType w:val="hybridMultilevel"/>
    <w:tmpl w:val="FCD0838C"/>
    <w:lvl w:ilvl="0" w:tplc="05EA5198">
      <w:start w:val="1"/>
      <w:numFmt w:val="lowerLetter"/>
      <w:lvlText w:val="%1)"/>
      <w:lvlJc w:val="left"/>
      <w:pPr>
        <w:ind w:left="561" w:hanging="332"/>
      </w:pPr>
      <w:rPr>
        <w:rFonts w:ascii="Cambria Math" w:eastAsia="Times New Roman" w:hAnsi="Cambria Math" w:cs="Times New Roman" w:hint="default"/>
        <w:spacing w:val="0"/>
        <w:w w:val="100"/>
        <w:sz w:val="26"/>
        <w:szCs w:val="26"/>
        <w:lang w:val="vi" w:eastAsia="en-US" w:bidi="ar-SA"/>
      </w:rPr>
    </w:lvl>
    <w:lvl w:ilvl="1" w:tplc="5CE645FC">
      <w:numFmt w:val="bullet"/>
      <w:lvlText w:val="•"/>
      <w:lvlJc w:val="left"/>
      <w:pPr>
        <w:ind w:left="1640" w:hanging="332"/>
      </w:pPr>
      <w:rPr>
        <w:rFonts w:hint="default"/>
        <w:lang w:val="vi" w:eastAsia="en-US" w:bidi="ar-SA"/>
      </w:rPr>
    </w:lvl>
    <w:lvl w:ilvl="2" w:tplc="6AACD736">
      <w:numFmt w:val="bullet"/>
      <w:lvlText w:val="•"/>
      <w:lvlJc w:val="left"/>
      <w:pPr>
        <w:ind w:left="2720" w:hanging="332"/>
      </w:pPr>
      <w:rPr>
        <w:rFonts w:hint="default"/>
        <w:lang w:val="vi" w:eastAsia="en-US" w:bidi="ar-SA"/>
      </w:rPr>
    </w:lvl>
    <w:lvl w:ilvl="3" w:tplc="B82CE9F2">
      <w:numFmt w:val="bullet"/>
      <w:lvlText w:val="•"/>
      <w:lvlJc w:val="left"/>
      <w:pPr>
        <w:ind w:left="3800" w:hanging="332"/>
      </w:pPr>
      <w:rPr>
        <w:rFonts w:hint="default"/>
        <w:lang w:val="vi" w:eastAsia="en-US" w:bidi="ar-SA"/>
      </w:rPr>
    </w:lvl>
    <w:lvl w:ilvl="4" w:tplc="728CF9F6">
      <w:numFmt w:val="bullet"/>
      <w:lvlText w:val="•"/>
      <w:lvlJc w:val="left"/>
      <w:pPr>
        <w:ind w:left="4880" w:hanging="332"/>
      </w:pPr>
      <w:rPr>
        <w:rFonts w:hint="default"/>
        <w:lang w:val="vi" w:eastAsia="en-US" w:bidi="ar-SA"/>
      </w:rPr>
    </w:lvl>
    <w:lvl w:ilvl="5" w:tplc="E91440E6">
      <w:numFmt w:val="bullet"/>
      <w:lvlText w:val="•"/>
      <w:lvlJc w:val="left"/>
      <w:pPr>
        <w:ind w:left="5960" w:hanging="332"/>
      </w:pPr>
      <w:rPr>
        <w:rFonts w:hint="default"/>
        <w:lang w:val="vi" w:eastAsia="en-US" w:bidi="ar-SA"/>
      </w:rPr>
    </w:lvl>
    <w:lvl w:ilvl="6" w:tplc="02AA9DDE">
      <w:numFmt w:val="bullet"/>
      <w:lvlText w:val="•"/>
      <w:lvlJc w:val="left"/>
      <w:pPr>
        <w:ind w:left="7040" w:hanging="332"/>
      </w:pPr>
      <w:rPr>
        <w:rFonts w:hint="default"/>
        <w:lang w:val="vi" w:eastAsia="en-US" w:bidi="ar-SA"/>
      </w:rPr>
    </w:lvl>
    <w:lvl w:ilvl="7" w:tplc="E2FC6B76">
      <w:numFmt w:val="bullet"/>
      <w:lvlText w:val="•"/>
      <w:lvlJc w:val="left"/>
      <w:pPr>
        <w:ind w:left="8120" w:hanging="332"/>
      </w:pPr>
      <w:rPr>
        <w:rFonts w:hint="default"/>
        <w:lang w:val="vi" w:eastAsia="en-US" w:bidi="ar-SA"/>
      </w:rPr>
    </w:lvl>
    <w:lvl w:ilvl="8" w:tplc="EE1A161C">
      <w:numFmt w:val="bullet"/>
      <w:lvlText w:val="•"/>
      <w:lvlJc w:val="left"/>
      <w:pPr>
        <w:ind w:left="9200" w:hanging="332"/>
      </w:pPr>
      <w:rPr>
        <w:rFonts w:hint="default"/>
        <w:lang w:val="vi" w:eastAsia="en-US" w:bidi="ar-SA"/>
      </w:rPr>
    </w:lvl>
  </w:abstractNum>
  <w:abstractNum w:abstractNumId="10" w15:restartNumberingAfterBreak="0">
    <w:nsid w:val="708618C3"/>
    <w:multiLevelType w:val="hybridMultilevel"/>
    <w:tmpl w:val="16169EA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0862692"/>
    <w:multiLevelType w:val="hybridMultilevel"/>
    <w:tmpl w:val="C986A0A8"/>
    <w:lvl w:ilvl="0" w:tplc="042A0001">
      <w:start w:val="1"/>
      <w:numFmt w:val="bullet"/>
      <w:lvlText w:val=""/>
      <w:lvlJc w:val="left"/>
      <w:pPr>
        <w:ind w:left="1842" w:hanging="360"/>
      </w:pPr>
      <w:rPr>
        <w:rFonts w:ascii="Symbol" w:hAnsi="Symbol" w:hint="default"/>
      </w:rPr>
    </w:lvl>
    <w:lvl w:ilvl="1" w:tplc="042A0003" w:tentative="1">
      <w:start w:val="1"/>
      <w:numFmt w:val="bullet"/>
      <w:lvlText w:val="o"/>
      <w:lvlJc w:val="left"/>
      <w:pPr>
        <w:ind w:left="2562" w:hanging="360"/>
      </w:pPr>
      <w:rPr>
        <w:rFonts w:ascii="Courier New" w:hAnsi="Courier New" w:cs="Courier New" w:hint="default"/>
      </w:rPr>
    </w:lvl>
    <w:lvl w:ilvl="2" w:tplc="042A0005" w:tentative="1">
      <w:start w:val="1"/>
      <w:numFmt w:val="bullet"/>
      <w:lvlText w:val=""/>
      <w:lvlJc w:val="left"/>
      <w:pPr>
        <w:ind w:left="3282" w:hanging="360"/>
      </w:pPr>
      <w:rPr>
        <w:rFonts w:ascii="Wingdings" w:hAnsi="Wingdings" w:hint="default"/>
      </w:rPr>
    </w:lvl>
    <w:lvl w:ilvl="3" w:tplc="042A0001" w:tentative="1">
      <w:start w:val="1"/>
      <w:numFmt w:val="bullet"/>
      <w:lvlText w:val=""/>
      <w:lvlJc w:val="left"/>
      <w:pPr>
        <w:ind w:left="4002" w:hanging="360"/>
      </w:pPr>
      <w:rPr>
        <w:rFonts w:ascii="Symbol" w:hAnsi="Symbol" w:hint="default"/>
      </w:rPr>
    </w:lvl>
    <w:lvl w:ilvl="4" w:tplc="042A0003" w:tentative="1">
      <w:start w:val="1"/>
      <w:numFmt w:val="bullet"/>
      <w:lvlText w:val="o"/>
      <w:lvlJc w:val="left"/>
      <w:pPr>
        <w:ind w:left="4722" w:hanging="360"/>
      </w:pPr>
      <w:rPr>
        <w:rFonts w:ascii="Courier New" w:hAnsi="Courier New" w:cs="Courier New" w:hint="default"/>
      </w:rPr>
    </w:lvl>
    <w:lvl w:ilvl="5" w:tplc="042A0005" w:tentative="1">
      <w:start w:val="1"/>
      <w:numFmt w:val="bullet"/>
      <w:lvlText w:val=""/>
      <w:lvlJc w:val="left"/>
      <w:pPr>
        <w:ind w:left="5442" w:hanging="360"/>
      </w:pPr>
      <w:rPr>
        <w:rFonts w:ascii="Wingdings" w:hAnsi="Wingdings" w:hint="default"/>
      </w:rPr>
    </w:lvl>
    <w:lvl w:ilvl="6" w:tplc="042A0001" w:tentative="1">
      <w:start w:val="1"/>
      <w:numFmt w:val="bullet"/>
      <w:lvlText w:val=""/>
      <w:lvlJc w:val="left"/>
      <w:pPr>
        <w:ind w:left="6162" w:hanging="360"/>
      </w:pPr>
      <w:rPr>
        <w:rFonts w:ascii="Symbol" w:hAnsi="Symbol" w:hint="default"/>
      </w:rPr>
    </w:lvl>
    <w:lvl w:ilvl="7" w:tplc="042A0003" w:tentative="1">
      <w:start w:val="1"/>
      <w:numFmt w:val="bullet"/>
      <w:lvlText w:val="o"/>
      <w:lvlJc w:val="left"/>
      <w:pPr>
        <w:ind w:left="6882" w:hanging="360"/>
      </w:pPr>
      <w:rPr>
        <w:rFonts w:ascii="Courier New" w:hAnsi="Courier New" w:cs="Courier New" w:hint="default"/>
      </w:rPr>
    </w:lvl>
    <w:lvl w:ilvl="8" w:tplc="042A0005" w:tentative="1">
      <w:start w:val="1"/>
      <w:numFmt w:val="bullet"/>
      <w:lvlText w:val=""/>
      <w:lvlJc w:val="left"/>
      <w:pPr>
        <w:ind w:left="7602" w:hanging="360"/>
      </w:pPr>
      <w:rPr>
        <w:rFonts w:ascii="Wingdings" w:hAnsi="Wingdings" w:hint="default"/>
      </w:rPr>
    </w:lvl>
  </w:abstractNum>
  <w:abstractNum w:abstractNumId="12" w15:restartNumberingAfterBreak="0">
    <w:nsid w:val="7B925757"/>
    <w:multiLevelType w:val="hybridMultilevel"/>
    <w:tmpl w:val="A3BE30AE"/>
    <w:lvl w:ilvl="0" w:tplc="F2787434">
      <w:start w:val="1"/>
      <w:numFmt w:val="lowerLetter"/>
      <w:lvlText w:val="%1)"/>
      <w:lvlJc w:val="left"/>
      <w:pPr>
        <w:tabs>
          <w:tab w:val="num" w:pos="1080"/>
        </w:tabs>
        <w:ind w:left="720" w:hanging="360"/>
      </w:pPr>
      <w:rPr>
        <w:rFonts w:ascii="Palatino Linotype" w:eastAsia="Georgia" w:hAnsi="Palatino Linotype" w:cs="Georgia"/>
      </w:rPr>
    </w:lvl>
    <w:lvl w:ilvl="1" w:tplc="C1600138">
      <w:numFmt w:val="decimal"/>
      <w:lvlText w:val=""/>
      <w:lvlJc w:val="left"/>
    </w:lvl>
    <w:lvl w:ilvl="2" w:tplc="20420778">
      <w:numFmt w:val="decimal"/>
      <w:lvlText w:val=""/>
      <w:lvlJc w:val="left"/>
    </w:lvl>
    <w:lvl w:ilvl="3" w:tplc="F7F06DCE">
      <w:numFmt w:val="decimal"/>
      <w:lvlText w:val=""/>
      <w:lvlJc w:val="left"/>
    </w:lvl>
    <w:lvl w:ilvl="4" w:tplc="F6C22556">
      <w:numFmt w:val="decimal"/>
      <w:lvlText w:val=""/>
      <w:lvlJc w:val="left"/>
    </w:lvl>
    <w:lvl w:ilvl="5" w:tplc="D7BE3B1A">
      <w:numFmt w:val="decimal"/>
      <w:lvlText w:val=""/>
      <w:lvlJc w:val="left"/>
    </w:lvl>
    <w:lvl w:ilvl="6" w:tplc="BB509702">
      <w:numFmt w:val="decimal"/>
      <w:lvlText w:val=""/>
      <w:lvlJc w:val="left"/>
    </w:lvl>
    <w:lvl w:ilvl="7" w:tplc="9CDAF3A4">
      <w:numFmt w:val="decimal"/>
      <w:lvlText w:val=""/>
      <w:lvlJc w:val="left"/>
    </w:lvl>
    <w:lvl w:ilvl="8" w:tplc="5A0ACB60">
      <w:numFmt w:val="decimal"/>
      <w:lvlText w:val=""/>
      <w:lvlJc w:val="left"/>
    </w:lvl>
  </w:abstractNum>
  <w:abstractNum w:abstractNumId="13" w15:restartNumberingAfterBreak="0">
    <w:nsid w:val="7CC9082D"/>
    <w:multiLevelType w:val="hybridMultilevel"/>
    <w:tmpl w:val="A370A7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E124045"/>
    <w:multiLevelType w:val="hybridMultilevel"/>
    <w:tmpl w:val="9C4CA8D6"/>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99446207">
    <w:abstractNumId w:val="2"/>
  </w:num>
  <w:num w:numId="2" w16cid:durableId="1364013628">
    <w:abstractNumId w:val="11"/>
  </w:num>
  <w:num w:numId="3" w16cid:durableId="987898051">
    <w:abstractNumId w:val="3"/>
  </w:num>
  <w:num w:numId="4" w16cid:durableId="1893691237">
    <w:abstractNumId w:val="1"/>
  </w:num>
  <w:num w:numId="5" w16cid:durableId="545917568">
    <w:abstractNumId w:val="14"/>
  </w:num>
  <w:num w:numId="6" w16cid:durableId="1923097792">
    <w:abstractNumId w:val="7"/>
  </w:num>
  <w:num w:numId="7" w16cid:durableId="1082797658">
    <w:abstractNumId w:val="10"/>
  </w:num>
  <w:num w:numId="8" w16cid:durableId="1833136771">
    <w:abstractNumId w:val="13"/>
  </w:num>
  <w:num w:numId="9" w16cid:durableId="112293497">
    <w:abstractNumId w:val="5"/>
  </w:num>
  <w:num w:numId="10" w16cid:durableId="1167860533">
    <w:abstractNumId w:val="0"/>
  </w:num>
  <w:num w:numId="11" w16cid:durableId="201138051">
    <w:abstractNumId w:val="8"/>
  </w:num>
  <w:num w:numId="12" w16cid:durableId="1269311569">
    <w:abstractNumId w:val="6"/>
  </w:num>
  <w:num w:numId="13" w16cid:durableId="1860311869">
    <w:abstractNumId w:val="12"/>
  </w:num>
  <w:num w:numId="14" w16cid:durableId="320085637">
    <w:abstractNumId w:val="9"/>
  </w:num>
  <w:num w:numId="15" w16cid:durableId="13844516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nh Nguyen">
    <w15:presenceInfo w15:providerId="None" w15:userId="Khanh Nguy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81"/>
    <w:rsid w:val="002849D9"/>
    <w:rsid w:val="002F2149"/>
    <w:rsid w:val="003425B0"/>
    <w:rsid w:val="00362F92"/>
    <w:rsid w:val="00391D72"/>
    <w:rsid w:val="003C0798"/>
    <w:rsid w:val="004D1946"/>
    <w:rsid w:val="004D7CC5"/>
    <w:rsid w:val="00520281"/>
    <w:rsid w:val="0067197D"/>
    <w:rsid w:val="0073036A"/>
    <w:rsid w:val="007E1731"/>
    <w:rsid w:val="00BD40CA"/>
    <w:rsid w:val="00C05483"/>
    <w:rsid w:val="00CB5B08"/>
    <w:rsid w:val="00D2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13FE1"/>
  <w15:chartTrackingRefBased/>
  <w15:docId w15:val="{C073E681-3F62-4CCF-99A9-0360E587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81"/>
    <w:rPr>
      <w:rFonts w:eastAsiaTheme="majorEastAsia" w:cstheme="majorBidi"/>
      <w:color w:val="272727" w:themeColor="text1" w:themeTint="D8"/>
    </w:rPr>
  </w:style>
  <w:style w:type="paragraph" w:styleId="Title">
    <w:name w:val="Title"/>
    <w:basedOn w:val="Normal"/>
    <w:next w:val="Normal"/>
    <w:link w:val="TitleChar"/>
    <w:uiPriority w:val="10"/>
    <w:qFormat/>
    <w:rsid w:val="0052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81"/>
    <w:pPr>
      <w:spacing w:before="160"/>
      <w:jc w:val="center"/>
    </w:pPr>
    <w:rPr>
      <w:i/>
      <w:iCs/>
      <w:color w:val="404040" w:themeColor="text1" w:themeTint="BF"/>
    </w:rPr>
  </w:style>
  <w:style w:type="character" w:customStyle="1" w:styleId="QuoteChar">
    <w:name w:val="Quote Char"/>
    <w:basedOn w:val="DefaultParagraphFont"/>
    <w:link w:val="Quote"/>
    <w:uiPriority w:val="29"/>
    <w:rsid w:val="00520281"/>
    <w:rPr>
      <w:i/>
      <w:iCs/>
      <w:color w:val="404040" w:themeColor="text1" w:themeTint="BF"/>
    </w:rPr>
  </w:style>
  <w:style w:type="paragraph" w:styleId="ListParagraph">
    <w:name w:val="List Paragraph"/>
    <w:basedOn w:val="Normal"/>
    <w:link w:val="ListParagraphChar"/>
    <w:uiPriority w:val="1"/>
    <w:qFormat/>
    <w:rsid w:val="00520281"/>
    <w:pPr>
      <w:ind w:left="720"/>
      <w:contextualSpacing/>
    </w:pPr>
  </w:style>
  <w:style w:type="character" w:styleId="IntenseEmphasis">
    <w:name w:val="Intense Emphasis"/>
    <w:basedOn w:val="DefaultParagraphFont"/>
    <w:uiPriority w:val="21"/>
    <w:qFormat/>
    <w:rsid w:val="00520281"/>
    <w:rPr>
      <w:i/>
      <w:iCs/>
      <w:color w:val="2F5496" w:themeColor="accent1" w:themeShade="BF"/>
    </w:rPr>
  </w:style>
  <w:style w:type="paragraph" w:styleId="IntenseQuote">
    <w:name w:val="Intense Quote"/>
    <w:basedOn w:val="Normal"/>
    <w:next w:val="Normal"/>
    <w:link w:val="IntenseQuoteChar"/>
    <w:uiPriority w:val="30"/>
    <w:qFormat/>
    <w:rsid w:val="00520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81"/>
    <w:rPr>
      <w:i/>
      <w:iCs/>
      <w:color w:val="2F5496" w:themeColor="accent1" w:themeShade="BF"/>
    </w:rPr>
  </w:style>
  <w:style w:type="character" w:styleId="IntenseReference">
    <w:name w:val="Intense Reference"/>
    <w:basedOn w:val="DefaultParagraphFont"/>
    <w:uiPriority w:val="32"/>
    <w:qFormat/>
    <w:rsid w:val="00520281"/>
    <w:rPr>
      <w:b/>
      <w:bCs/>
      <w:smallCaps/>
      <w:color w:val="2F5496" w:themeColor="accent1" w:themeShade="BF"/>
      <w:spacing w:val="5"/>
    </w:rPr>
  </w:style>
  <w:style w:type="table" w:styleId="TableGrid">
    <w:name w:val="Table Grid"/>
    <w:aliases w:val="tham khao"/>
    <w:basedOn w:val="TableNormal"/>
    <w:uiPriority w:val="59"/>
    <w:qFormat/>
    <w:rsid w:val="00520281"/>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520281"/>
  </w:style>
  <w:style w:type="paragraph" w:styleId="Header">
    <w:name w:val="header"/>
    <w:basedOn w:val="Normal"/>
    <w:link w:val="HeaderChar"/>
    <w:uiPriority w:val="99"/>
    <w:unhideWhenUsed/>
    <w:rsid w:val="00520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81"/>
  </w:style>
  <w:style w:type="paragraph" w:styleId="Footer">
    <w:name w:val="footer"/>
    <w:basedOn w:val="Normal"/>
    <w:link w:val="FooterChar"/>
    <w:uiPriority w:val="99"/>
    <w:unhideWhenUsed/>
    <w:rsid w:val="00520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81"/>
  </w:style>
  <w:style w:type="character" w:styleId="Emphasis">
    <w:name w:val="Emphasis"/>
    <w:basedOn w:val="DefaultParagraphFont"/>
    <w:uiPriority w:val="20"/>
    <w:qFormat/>
    <w:rsid w:val="00BD40CA"/>
    <w:rPr>
      <w:i/>
      <w:iCs/>
    </w:rPr>
  </w:style>
  <w:style w:type="table" w:customStyle="1" w:styleId="thamkhao3">
    <w:name w:val="tham khao3"/>
    <w:basedOn w:val="TableNormal"/>
    <w:next w:val="TableGrid"/>
    <w:uiPriority w:val="39"/>
    <w:qFormat/>
    <w:rsid w:val="0067197D"/>
    <w:pPr>
      <w:spacing w:after="0" w:line="240" w:lineRule="auto"/>
    </w:pPr>
    <w:rPr>
      <w:rFonts w:ascii="Calibri" w:eastAsia="Times New Roman" w:hAnsi="Calibri"/>
      <w:kern w:val="0"/>
      <w:sz w:val="22"/>
      <w:szCs w:val="22"/>
      <w:lang w:val="en-GB"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9.bin"/><Relationship Id="rId42" Type="http://schemas.openxmlformats.org/officeDocument/2006/relationships/image" Target="media/image20.wmf"/><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image" Target="media/image76.wmf"/><Relationship Id="rId159" Type="http://schemas.openxmlformats.org/officeDocument/2006/relationships/fontTable" Target="fontTable.xml"/><Relationship Id="rId107" Type="http://schemas.openxmlformats.org/officeDocument/2006/relationships/oleObject" Target="embeddings/oleObject47.bin"/><Relationship Id="rId11" Type="http://schemas.openxmlformats.org/officeDocument/2006/relationships/image" Target="media/image3.wmf"/><Relationship Id="rId32" Type="http://schemas.openxmlformats.org/officeDocument/2006/relationships/image" Target="media/image15.wmf"/><Relationship Id="rId53" Type="http://schemas.openxmlformats.org/officeDocument/2006/relationships/oleObject" Target="embeddings/oleObject22.bin"/><Relationship Id="rId74" Type="http://schemas.openxmlformats.org/officeDocument/2006/relationships/image" Target="media/image36.wmf"/><Relationship Id="rId128" Type="http://schemas.microsoft.com/office/2007/relationships/hdphoto" Target="media/hdphoto1.wdp"/><Relationship Id="rId149" Type="http://schemas.openxmlformats.org/officeDocument/2006/relationships/image" Target="media/image84.emf"/><Relationship Id="rId5" Type="http://schemas.openxmlformats.org/officeDocument/2006/relationships/footnotes" Target="footnotes.xml"/><Relationship Id="rId95" Type="http://schemas.openxmlformats.org/officeDocument/2006/relationships/oleObject" Target="embeddings/oleObject43.bin"/><Relationship Id="rId160" Type="http://schemas.microsoft.com/office/2011/relationships/people" Target="people.xml"/><Relationship Id="rId22" Type="http://schemas.openxmlformats.org/officeDocument/2006/relationships/oleObject" Target="embeddings/oleObject10.bin"/><Relationship Id="rId43" Type="http://schemas.openxmlformats.org/officeDocument/2006/relationships/oleObject" Target="embeddings/oleObject17.bin"/><Relationship Id="rId64" Type="http://schemas.openxmlformats.org/officeDocument/2006/relationships/image" Target="media/image31.wmf"/><Relationship Id="rId118" Type="http://schemas.openxmlformats.org/officeDocument/2006/relationships/image" Target="media/image60.wmf"/><Relationship Id="rId139" Type="http://schemas.openxmlformats.org/officeDocument/2006/relationships/oleObject" Target="embeddings/oleObject55.bin"/><Relationship Id="rId85" Type="http://schemas.openxmlformats.org/officeDocument/2006/relationships/oleObject" Target="embeddings/oleObject38.bin"/><Relationship Id="rId150" Type="http://schemas.openxmlformats.org/officeDocument/2006/relationships/image" Target="media/image85.wmf"/><Relationship Id="rId12" Type="http://schemas.openxmlformats.org/officeDocument/2006/relationships/oleObject" Target="embeddings/oleObject3.bin"/><Relationship Id="rId17" Type="http://schemas.openxmlformats.org/officeDocument/2006/relationships/image" Target="media/image5.png"/><Relationship Id="rId33" Type="http://schemas.openxmlformats.org/officeDocument/2006/relationships/oleObject" Target="embeddings/oleObject12.bin"/><Relationship Id="rId38" Type="http://schemas.openxmlformats.org/officeDocument/2006/relationships/image" Target="media/image18.wmf"/><Relationship Id="rId59" Type="http://schemas.openxmlformats.org/officeDocument/2006/relationships/oleObject" Target="embeddings/oleObject25.bin"/><Relationship Id="rId103" Type="http://schemas.openxmlformats.org/officeDocument/2006/relationships/oleObject" Target="embeddings/oleObject45.bin"/><Relationship Id="rId108" Type="http://schemas.openxmlformats.org/officeDocument/2006/relationships/image" Target="media/image55.wmf"/><Relationship Id="rId124" Type="http://schemas.openxmlformats.org/officeDocument/2006/relationships/image" Target="media/image65.png"/><Relationship Id="rId129" Type="http://schemas.openxmlformats.org/officeDocument/2006/relationships/image" Target="media/image68.png"/><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image" Target="media/image47.emf"/><Relationship Id="rId140" Type="http://schemas.openxmlformats.org/officeDocument/2006/relationships/image" Target="media/image77.png"/><Relationship Id="rId145" Type="http://schemas.openxmlformats.org/officeDocument/2006/relationships/oleObject" Target="embeddings/oleObject56.bin"/><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7.emf"/><Relationship Id="rId28" Type="http://schemas.openxmlformats.org/officeDocument/2006/relationships/image" Target="media/image12.emf"/><Relationship Id="rId49" Type="http://schemas.openxmlformats.org/officeDocument/2006/relationships/oleObject" Target="embeddings/oleObject20.bin"/><Relationship Id="rId114" Type="http://schemas.openxmlformats.org/officeDocument/2006/relationships/image" Target="media/image58.wmf"/><Relationship Id="rId119" Type="http://schemas.openxmlformats.org/officeDocument/2006/relationships/oleObject" Target="embeddings/oleObject53.bin"/><Relationship Id="rId44" Type="http://schemas.openxmlformats.org/officeDocument/2006/relationships/image" Target="media/image21.wmf"/><Relationship Id="rId60" Type="http://schemas.openxmlformats.org/officeDocument/2006/relationships/image" Target="media/image29.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2.wmf"/><Relationship Id="rId130" Type="http://schemas.openxmlformats.org/officeDocument/2006/relationships/image" Target="media/image69.png"/><Relationship Id="rId135" Type="http://schemas.openxmlformats.org/officeDocument/2006/relationships/image" Target="media/image73.png"/><Relationship Id="rId151" Type="http://schemas.openxmlformats.org/officeDocument/2006/relationships/oleObject" Target="embeddings/oleObject58.bin"/><Relationship Id="rId156" Type="http://schemas.openxmlformats.org/officeDocument/2006/relationships/image" Target="media/image88.png"/><Relationship Id="rId13" Type="http://schemas.openxmlformats.org/officeDocument/2006/relationships/image" Target="media/image4.wmf"/><Relationship Id="rId18" Type="http://schemas.openxmlformats.org/officeDocument/2006/relationships/oleObject" Target="embeddings/oleObject7.bin"/><Relationship Id="rId39" Type="http://schemas.openxmlformats.org/officeDocument/2006/relationships/oleObject" Target="embeddings/oleObject15.bin"/><Relationship Id="rId109" Type="http://schemas.openxmlformats.org/officeDocument/2006/relationships/oleObject" Target="embeddings/oleObject48.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image" Target="media/image48.png"/><Relationship Id="rId104" Type="http://schemas.openxmlformats.org/officeDocument/2006/relationships/image" Target="media/image53.wmf"/><Relationship Id="rId120" Type="http://schemas.openxmlformats.org/officeDocument/2006/relationships/image" Target="media/image61.png"/><Relationship Id="rId125" Type="http://schemas.openxmlformats.org/officeDocument/2006/relationships/image" Target="media/image66.wmf"/><Relationship Id="rId141" Type="http://schemas.openxmlformats.org/officeDocument/2006/relationships/image" Target="media/image78.emf"/><Relationship Id="rId146" Type="http://schemas.openxmlformats.org/officeDocument/2006/relationships/image" Target="media/image82.wmf"/><Relationship Id="rId7" Type="http://schemas.openxmlformats.org/officeDocument/2006/relationships/image" Target="media/image1.emf"/><Relationship Id="rId71" Type="http://schemas.openxmlformats.org/officeDocument/2006/relationships/oleObject" Target="embeddings/oleObject31.bin"/><Relationship Id="rId92" Type="http://schemas.openxmlformats.org/officeDocument/2006/relationships/image" Target="media/image45.wmf"/><Relationship Id="rId2" Type="http://schemas.openxmlformats.org/officeDocument/2006/relationships/styles" Target="styles.xml"/><Relationship Id="rId29" Type="http://schemas.openxmlformats.org/officeDocument/2006/relationships/image" Target="media/image13.emf"/><Relationship Id="rId24" Type="http://schemas.openxmlformats.org/officeDocument/2006/relationships/image" Target="media/image8.emf"/><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image" Target="media/image32.wmf"/><Relationship Id="rId87" Type="http://schemas.openxmlformats.org/officeDocument/2006/relationships/oleObject" Target="embeddings/oleObject39.bin"/><Relationship Id="rId110" Type="http://schemas.openxmlformats.org/officeDocument/2006/relationships/image" Target="media/image56.wmf"/><Relationship Id="rId115" Type="http://schemas.openxmlformats.org/officeDocument/2006/relationships/oleObject" Target="embeddings/oleObject51.bin"/><Relationship Id="rId131" Type="http://schemas.microsoft.com/office/2007/relationships/hdphoto" Target="media/hdphoto2.wdp"/><Relationship Id="rId136" Type="http://schemas.openxmlformats.org/officeDocument/2006/relationships/image" Target="media/image74.png"/><Relationship Id="rId157" Type="http://schemas.openxmlformats.org/officeDocument/2006/relationships/header" Target="header1.xml"/><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86.wmf"/><Relationship Id="rId19" Type="http://schemas.openxmlformats.org/officeDocument/2006/relationships/image" Target="media/image6.wmf"/><Relationship Id="rId14" Type="http://schemas.openxmlformats.org/officeDocument/2006/relationships/oleObject" Target="embeddings/oleObject4.bin"/><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oleObject" Target="embeddings/oleObject44.bin"/><Relationship Id="rId105" Type="http://schemas.openxmlformats.org/officeDocument/2006/relationships/oleObject" Target="embeddings/oleObject46.bin"/><Relationship Id="rId126" Type="http://schemas.openxmlformats.org/officeDocument/2006/relationships/oleObject" Target="embeddings/oleObject54.bin"/><Relationship Id="rId147" Type="http://schemas.openxmlformats.org/officeDocument/2006/relationships/oleObject" Target="embeddings/oleObject57.bin"/><Relationship Id="rId8" Type="http://schemas.openxmlformats.org/officeDocument/2006/relationships/image" Target="media/image2.wmf"/><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oleObject" Target="embeddings/oleObject42.bin"/><Relationship Id="rId98" Type="http://schemas.openxmlformats.org/officeDocument/2006/relationships/image" Target="media/image49.png"/><Relationship Id="rId121" Type="http://schemas.openxmlformats.org/officeDocument/2006/relationships/image" Target="media/image62.png"/><Relationship Id="rId142" Type="http://schemas.openxmlformats.org/officeDocument/2006/relationships/image" Target="media/image79.png"/><Relationship Id="rId3" Type="http://schemas.openxmlformats.org/officeDocument/2006/relationships/settings" Target="settings.xml"/><Relationship Id="rId25" Type="http://schemas.openxmlformats.org/officeDocument/2006/relationships/image" Target="media/image9.emf"/><Relationship Id="rId46" Type="http://schemas.openxmlformats.org/officeDocument/2006/relationships/image" Target="media/image22.wmf"/><Relationship Id="rId67" Type="http://schemas.openxmlformats.org/officeDocument/2006/relationships/oleObject" Target="embeddings/oleObject29.bin"/><Relationship Id="rId116" Type="http://schemas.openxmlformats.org/officeDocument/2006/relationships/image" Target="media/image59.wmf"/><Relationship Id="rId137" Type="http://schemas.openxmlformats.org/officeDocument/2006/relationships/image" Target="media/image75.emf"/><Relationship Id="rId158" Type="http://schemas.openxmlformats.org/officeDocument/2006/relationships/footer" Target="footer1.xml"/><Relationship Id="rId20" Type="http://schemas.openxmlformats.org/officeDocument/2006/relationships/oleObject" Target="embeddings/oleObject8.bin"/><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oleObject" Target="embeddings/oleObject37.bin"/><Relationship Id="rId88" Type="http://schemas.openxmlformats.org/officeDocument/2006/relationships/image" Target="media/image43.wmf"/><Relationship Id="rId111" Type="http://schemas.openxmlformats.org/officeDocument/2006/relationships/oleObject" Target="embeddings/oleObject49.bin"/><Relationship Id="rId132" Type="http://schemas.openxmlformats.org/officeDocument/2006/relationships/image" Target="media/image70.png"/><Relationship Id="rId153" Type="http://schemas.openxmlformats.org/officeDocument/2006/relationships/oleObject" Target="embeddings/oleObject59.bin"/><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4.bin"/><Relationship Id="rId106" Type="http://schemas.openxmlformats.org/officeDocument/2006/relationships/image" Target="media/image54.wmf"/><Relationship Id="rId127" Type="http://schemas.openxmlformats.org/officeDocument/2006/relationships/image" Target="media/image67.png"/><Relationship Id="rId10" Type="http://schemas.openxmlformats.org/officeDocument/2006/relationships/oleObject" Target="embeddings/oleObject2.bin"/><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oleObject" Target="embeddings/oleObject32.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image" Target="media/image50.wmf"/><Relationship Id="rId101" Type="http://schemas.openxmlformats.org/officeDocument/2006/relationships/image" Target="media/image51.png"/><Relationship Id="rId122" Type="http://schemas.openxmlformats.org/officeDocument/2006/relationships/image" Target="media/image63.png"/><Relationship Id="rId143" Type="http://schemas.openxmlformats.org/officeDocument/2006/relationships/image" Target="media/image80.emf"/><Relationship Id="rId148" Type="http://schemas.openxmlformats.org/officeDocument/2006/relationships/image" Target="media/image83.png"/><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0.emf"/><Relationship Id="rId47" Type="http://schemas.openxmlformats.org/officeDocument/2006/relationships/oleObject" Target="embeddings/oleObject19.bin"/><Relationship Id="rId68" Type="http://schemas.openxmlformats.org/officeDocument/2006/relationships/image" Target="media/image33.wmf"/><Relationship Id="rId89" Type="http://schemas.openxmlformats.org/officeDocument/2006/relationships/oleObject" Target="embeddings/oleObject40.bin"/><Relationship Id="rId112" Type="http://schemas.openxmlformats.org/officeDocument/2006/relationships/image" Target="media/image57.wmf"/><Relationship Id="rId133" Type="http://schemas.openxmlformats.org/officeDocument/2006/relationships/image" Target="media/image71.png"/><Relationship Id="rId154" Type="http://schemas.openxmlformats.org/officeDocument/2006/relationships/image" Target="media/image87.wmf"/><Relationship Id="rId16" Type="http://schemas.openxmlformats.org/officeDocument/2006/relationships/oleObject" Target="embeddings/oleObject6.bin"/><Relationship Id="rId37" Type="http://schemas.openxmlformats.org/officeDocument/2006/relationships/oleObject" Target="embeddings/oleObject14.bin"/><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image" Target="media/image52.wmf"/><Relationship Id="rId123" Type="http://schemas.openxmlformats.org/officeDocument/2006/relationships/image" Target="media/image64.png"/><Relationship Id="rId144" Type="http://schemas.openxmlformats.org/officeDocument/2006/relationships/image" Target="media/image81.wmf"/><Relationship Id="rId90" Type="http://schemas.openxmlformats.org/officeDocument/2006/relationships/image" Target="media/image44.wmf"/><Relationship Id="rId27" Type="http://schemas.openxmlformats.org/officeDocument/2006/relationships/image" Target="media/image11.png"/><Relationship Id="rId48" Type="http://schemas.openxmlformats.org/officeDocument/2006/relationships/image" Target="media/image23.wmf"/><Relationship Id="rId69" Type="http://schemas.openxmlformats.org/officeDocument/2006/relationships/oleObject" Target="embeddings/oleObject30.bin"/><Relationship Id="rId113" Type="http://schemas.openxmlformats.org/officeDocument/2006/relationships/oleObject" Target="embeddings/oleObject50.bin"/><Relationship Id="rId134" Type="http://schemas.openxmlformats.org/officeDocument/2006/relationships/image" Target="media/image72.png"/><Relationship Id="rId80" Type="http://schemas.openxmlformats.org/officeDocument/2006/relationships/image" Target="media/image39.wmf"/><Relationship Id="rId155" Type="http://schemas.openxmlformats.org/officeDocument/2006/relationships/oleObject" Target="embeddings/oleObject60.bin"/></Relationships>
</file>

<file path=word/_rels/header1.xml.rels><?xml version="1.0" encoding="UTF-8" standalone="yes"?>
<Relationships xmlns="http://schemas.openxmlformats.org/package/2006/relationships"><Relationship Id="rId1"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2503</Words>
  <Characters>14272</Characters>
  <Application>Microsoft Office Word</Application>
  <DocSecurity>0</DocSecurity>
  <Lines>118</Lines>
  <Paragraphs>33</Paragraphs>
  <ScaleCrop>false</ScaleCrop>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 Phat</dc:creator>
  <cp:keywords/>
  <dc:description/>
  <cp:lastModifiedBy>Pham Tan Phat</cp:lastModifiedBy>
  <cp:revision>5</cp:revision>
  <dcterms:created xsi:type="dcterms:W3CDTF">2026-07-30T02:32:00Z</dcterms:created>
  <dcterms:modified xsi:type="dcterms:W3CDTF">2026-07-31T15:03:00Z</dcterms:modified>
</cp:coreProperties>
</file>